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1BF8" w:rsidRPr="005530CD" w:rsidRDefault="007248EB">
      <w:pPr>
        <w:widowControl w:val="0"/>
        <w:overflowPunct w:val="0"/>
        <w:autoSpaceDE w:val="0"/>
        <w:autoSpaceDN w:val="0"/>
        <w:adjustRightInd w:val="0"/>
        <w:spacing w:after="0" w:line="247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bookmarkStart w:id="0" w:name="page1"/>
      <w:bookmarkEnd w:id="0"/>
      <w:r w:rsidRPr="005530CD">
        <w:rPr>
          <w:rFonts w:ascii="Arial" w:hAnsi="Arial" w:cs="Arial"/>
          <w:sz w:val="48"/>
          <w:szCs w:val="48"/>
          <w:lang w:val="pt-BR"/>
        </w:rPr>
        <w:t>Comparação de desempenho de algoritmo de segmentação de imagem entre processadores ARM com sistema operacional Linux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autoSpaceDE w:val="0"/>
        <w:autoSpaceDN w:val="0"/>
        <w:adjustRightInd w:val="0"/>
        <w:spacing w:after="0" w:line="240" w:lineRule="auto"/>
        <w:ind w:left="3840"/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530CD">
        <w:rPr>
          <w:rFonts w:ascii="Arial" w:hAnsi="Arial" w:cs="Arial"/>
          <w:lang w:val="pt-BR"/>
        </w:rPr>
        <w:t>Joaci</w:t>
      </w:r>
      <w:proofErr w:type="spellEnd"/>
      <w:r w:rsidRPr="005530CD">
        <w:rPr>
          <w:rFonts w:ascii="Arial" w:hAnsi="Arial" w:cs="Arial"/>
          <w:lang w:val="pt-BR"/>
        </w:rPr>
        <w:t xml:space="preserve"> Otaviano de Morais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14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autoSpaceDE w:val="0"/>
        <w:autoSpaceDN w:val="0"/>
        <w:adjustRightInd w:val="0"/>
        <w:spacing w:after="0" w:line="240" w:lineRule="auto"/>
        <w:ind w:left="3440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20"/>
          <w:szCs w:val="20"/>
          <w:lang w:val="pt-BR"/>
        </w:rPr>
        <w:t>Universidade do Estado do Amazonas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17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autoSpaceDE w:val="0"/>
        <w:autoSpaceDN w:val="0"/>
        <w:adjustRightInd w:val="0"/>
        <w:spacing w:after="0" w:line="240" w:lineRule="auto"/>
        <w:ind w:left="3760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20"/>
          <w:szCs w:val="20"/>
          <w:lang w:val="pt-BR"/>
        </w:rPr>
        <w:t>Escola Superior de Tecnologia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17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autoSpaceDE w:val="0"/>
        <w:autoSpaceDN w:val="0"/>
        <w:adjustRightInd w:val="0"/>
        <w:spacing w:after="0" w:line="240" w:lineRule="auto"/>
        <w:ind w:left="3740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20"/>
          <w:szCs w:val="20"/>
          <w:lang w:val="pt-BR"/>
        </w:rPr>
        <w:t>Manaus, Amazonas 69076-781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17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autoSpaceDE w:val="0"/>
        <w:autoSpaceDN w:val="0"/>
        <w:adjustRightInd w:val="0"/>
        <w:spacing w:after="0" w:line="240" w:lineRule="auto"/>
        <w:ind w:left="3700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20"/>
          <w:szCs w:val="20"/>
          <w:lang w:val="pt-BR"/>
        </w:rPr>
        <w:t>Email: joaci.morais@gmail.com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pt-BR"/>
        </w:rPr>
        <w:sectPr w:rsidR="00881BF8" w:rsidRPr="005530CD">
          <w:pgSz w:w="12240" w:h="15840"/>
          <w:pgMar w:top="982" w:right="1120" w:bottom="1142" w:left="1120" w:header="720" w:footer="720" w:gutter="0"/>
          <w:cols w:space="720" w:equalWidth="0">
            <w:col w:w="10000"/>
          </w:cols>
          <w:noEndnote/>
        </w:sect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3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overflowPunct w:val="0"/>
        <w:autoSpaceDE w:val="0"/>
        <w:autoSpaceDN w:val="0"/>
        <w:adjustRightInd w:val="0"/>
        <w:spacing w:after="0" w:line="235" w:lineRule="auto"/>
        <w:ind w:firstLine="199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Resumo—Este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 artigo tem por objetivo realizar uma análise comparativa de </w:t>
      </w:r>
      <w:del w:id="1" w:author="Josias" w:date="2016-06-06T12:11:00Z">
        <w:r w:rsidRPr="005530CD" w:rsidDel="003421A3">
          <w:rPr>
            <w:rFonts w:ascii="Arial" w:hAnsi="Arial" w:cs="Arial"/>
            <w:sz w:val="18"/>
            <w:szCs w:val="18"/>
            <w:lang w:val="pt-BR"/>
          </w:rPr>
          <w:delText xml:space="preserve">performance </w:delText>
        </w:r>
      </w:del>
      <w:ins w:id="2" w:author="Josias" w:date="2016-06-06T12:11:00Z">
        <w:r w:rsidR="003421A3">
          <w:rPr>
            <w:rFonts w:ascii="Arial" w:hAnsi="Arial" w:cs="Arial"/>
            <w:sz w:val="18"/>
            <w:szCs w:val="18"/>
            <w:lang w:val="pt-BR"/>
          </w:rPr>
          <w:t>desempenho</w:t>
        </w:r>
        <w:r w:rsidR="003421A3" w:rsidRPr="005530CD">
          <w:rPr>
            <w:rFonts w:ascii="Arial" w:hAnsi="Arial" w:cs="Arial"/>
            <w:sz w:val="18"/>
            <w:szCs w:val="18"/>
            <w:lang w:val="pt-BR"/>
          </w:rPr>
          <w:t xml:space="preserve"> </w:t>
        </w:r>
      </w:ins>
      <w:r w:rsidRPr="005530CD">
        <w:rPr>
          <w:rFonts w:ascii="Arial" w:hAnsi="Arial" w:cs="Arial"/>
          <w:sz w:val="18"/>
          <w:szCs w:val="18"/>
          <w:lang w:val="pt-BR"/>
        </w:rPr>
        <w:t xml:space="preserve">de um algoritmo de subtração de fundo em diferentes plataformas </w:t>
      </w:r>
      <w:proofErr w:type="spellStart"/>
      <w:proofErr w:type="gramStart"/>
      <w:r w:rsidRPr="005530CD">
        <w:rPr>
          <w:rFonts w:ascii="Arial" w:hAnsi="Arial" w:cs="Arial"/>
          <w:sz w:val="18"/>
          <w:szCs w:val="18"/>
          <w:lang w:val="pt-BR"/>
        </w:rPr>
        <w:t>linux</w:t>
      </w:r>
      <w:proofErr w:type="spellEnd"/>
      <w:proofErr w:type="gramEnd"/>
      <w:r w:rsidRPr="005530CD">
        <w:rPr>
          <w:rFonts w:ascii="Arial" w:hAnsi="Arial" w:cs="Arial"/>
          <w:sz w:val="18"/>
          <w:szCs w:val="18"/>
          <w:lang w:val="pt-BR"/>
        </w:rPr>
        <w:t xml:space="preserve">, sendo uma o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Raspberry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Pi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 2 e a outra uma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Cubieboard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 2. </w:t>
      </w:r>
      <w:commentRangeStart w:id="3"/>
      <w:r w:rsidRPr="005530CD">
        <w:rPr>
          <w:rFonts w:ascii="Arial" w:hAnsi="Arial" w:cs="Arial"/>
          <w:sz w:val="18"/>
          <w:szCs w:val="18"/>
          <w:lang w:val="pt-BR"/>
        </w:rPr>
        <w:t>As</w:t>
      </w:r>
      <w:commentRangeEnd w:id="3"/>
      <w:r w:rsidR="003421A3">
        <w:rPr>
          <w:rStyle w:val="Refdecomentrio"/>
        </w:rPr>
        <w:commentReference w:id="3"/>
      </w:r>
      <w:r w:rsidRPr="005530CD">
        <w:rPr>
          <w:rFonts w:ascii="Arial" w:hAnsi="Arial" w:cs="Arial"/>
          <w:sz w:val="18"/>
          <w:szCs w:val="18"/>
          <w:lang w:val="pt-BR"/>
        </w:rPr>
        <w:t xml:space="preserve"> atividades fins são, em primeiro caso, verificar a diferença de desempenho entre ambas as plataformas, e em seguida determinar se é viável que uma aplicação com o propósito processamento de imagens em tempo real seja desempenhada em uma plataforma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arm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 com </w:t>
      </w:r>
      <w:proofErr w:type="spellStart"/>
      <w:proofErr w:type="gramStart"/>
      <w:r w:rsidRPr="005530CD">
        <w:rPr>
          <w:rFonts w:ascii="Arial" w:hAnsi="Arial" w:cs="Arial"/>
          <w:sz w:val="18"/>
          <w:szCs w:val="18"/>
          <w:lang w:val="pt-BR"/>
        </w:rPr>
        <w:t>linux</w:t>
      </w:r>
      <w:proofErr w:type="spellEnd"/>
      <w:proofErr w:type="gramEnd"/>
      <w:r w:rsidRPr="005530CD">
        <w:rPr>
          <w:rFonts w:ascii="Arial" w:hAnsi="Arial" w:cs="Arial"/>
          <w:sz w:val="18"/>
          <w:szCs w:val="18"/>
          <w:lang w:val="pt-BR"/>
        </w:rPr>
        <w:t xml:space="preserve"> embarcado.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8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overflowPunct w:val="0"/>
        <w:autoSpaceDE w:val="0"/>
        <w:autoSpaceDN w:val="0"/>
        <w:adjustRightInd w:val="0"/>
        <w:spacing w:after="0" w:line="259" w:lineRule="auto"/>
        <w:ind w:firstLine="199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18"/>
          <w:szCs w:val="18"/>
          <w:lang w:val="pt-BR"/>
        </w:rPr>
        <w:t xml:space="preserve">Palavras-Chave: Linux,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Python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, </w:t>
      </w:r>
      <w:proofErr w:type="spellStart"/>
      <w:proofErr w:type="gramStart"/>
      <w:r w:rsidRPr="005530CD">
        <w:rPr>
          <w:rFonts w:ascii="Arial" w:hAnsi="Arial" w:cs="Arial"/>
          <w:sz w:val="18"/>
          <w:szCs w:val="18"/>
          <w:lang w:val="pt-BR"/>
        </w:rPr>
        <w:t>OpenCV</w:t>
      </w:r>
      <w:proofErr w:type="spellEnd"/>
      <w:proofErr w:type="gramEnd"/>
      <w:r w:rsidRPr="005530CD">
        <w:rPr>
          <w:rFonts w:ascii="Arial" w:hAnsi="Arial" w:cs="Arial"/>
          <w:sz w:val="18"/>
          <w:szCs w:val="18"/>
          <w:lang w:val="pt-BR"/>
        </w:rPr>
        <w:t>, Segmentação de Imagem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45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autoSpaceDE w:val="0"/>
        <w:autoSpaceDN w:val="0"/>
        <w:adjustRightInd w:val="0"/>
        <w:spacing w:after="0" w:line="240" w:lineRule="auto"/>
        <w:ind w:left="1820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20"/>
          <w:szCs w:val="20"/>
          <w:lang w:val="pt-BR"/>
        </w:rPr>
        <w:t>I. I</w:t>
      </w:r>
      <w:r w:rsidRPr="005530CD">
        <w:rPr>
          <w:rFonts w:ascii="Arial" w:hAnsi="Arial" w:cs="Arial"/>
          <w:sz w:val="15"/>
          <w:szCs w:val="15"/>
          <w:lang w:val="pt-BR"/>
        </w:rPr>
        <w:t>NTRODUÇÃO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305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overflowPunct w:val="0"/>
        <w:autoSpaceDE w:val="0"/>
        <w:autoSpaceDN w:val="0"/>
        <w:adjustRightInd w:val="0"/>
        <w:spacing w:after="0" w:line="280" w:lineRule="auto"/>
        <w:ind w:firstLine="199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18"/>
          <w:szCs w:val="18"/>
          <w:lang w:val="pt-BR"/>
        </w:rPr>
        <w:t xml:space="preserve">Muitas aplicações na área de visão computacional utilizam como etapa inicial a subtração de fundo [1], das quais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po-dem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 se destacar: segurança, controle de tráfego de veículos, teleconferências, automação de ambientes e entretenimento [2]. Com tamanha aplicabilidade, esta área se tornou um relevante objeto de estudo da comunidade acadêmica e dispõe de inúmeros algoritmos para a solução do referido problema, cada um com suas respectivas características de desempenho e eficácia. Muitos destes algoritmos já foram testados e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apli-cados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 em sistemas computacionais robustos ou em hardware </w:t>
      </w:r>
      <w:proofErr w:type="gramStart"/>
      <w:r w:rsidRPr="005530CD">
        <w:rPr>
          <w:rFonts w:ascii="Arial" w:hAnsi="Arial" w:cs="Arial"/>
          <w:sz w:val="18"/>
          <w:szCs w:val="18"/>
          <w:lang w:val="pt-BR"/>
        </w:rPr>
        <w:t>dedicado[</w:t>
      </w:r>
      <w:proofErr w:type="gramEnd"/>
      <w:r w:rsidRPr="005530CD">
        <w:rPr>
          <w:rFonts w:ascii="Arial" w:hAnsi="Arial" w:cs="Arial"/>
          <w:sz w:val="18"/>
          <w:szCs w:val="18"/>
          <w:lang w:val="pt-BR"/>
        </w:rPr>
        <w:t>3], porém ainda há poucas análises de aplicação utilizando as plataformas de desenvolvimento de baixo custo disponíveis no mercado.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8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overflowPunct w:val="0"/>
        <w:autoSpaceDE w:val="0"/>
        <w:autoSpaceDN w:val="0"/>
        <w:adjustRightInd w:val="0"/>
        <w:spacing w:after="0" w:line="297" w:lineRule="auto"/>
        <w:ind w:firstLine="199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17"/>
          <w:szCs w:val="17"/>
          <w:lang w:val="pt-BR"/>
        </w:rPr>
        <w:t xml:space="preserve">O uso dessas novas plataformas tem se difundido em grande parte pelo seu custo acessível, mas também pelos constantes incrementos em suas capacidades de processamento, o que as habilita a desempenhar tarefas cada vez mais complexas. Nesse contexto, propõe-se a avaliação de desempenho </w:t>
      </w:r>
      <w:proofErr w:type="spellStart"/>
      <w:r w:rsidRPr="005530CD">
        <w:rPr>
          <w:rFonts w:ascii="Arial" w:hAnsi="Arial" w:cs="Arial"/>
          <w:sz w:val="17"/>
          <w:szCs w:val="17"/>
          <w:lang w:val="pt-BR"/>
        </w:rPr>
        <w:t>compu-tacional</w:t>
      </w:r>
      <w:proofErr w:type="spellEnd"/>
      <w:r w:rsidRPr="005530CD">
        <w:rPr>
          <w:rFonts w:ascii="Arial" w:hAnsi="Arial" w:cs="Arial"/>
          <w:sz w:val="17"/>
          <w:szCs w:val="17"/>
          <w:lang w:val="pt-BR"/>
        </w:rPr>
        <w:t xml:space="preserve"> de um algoritmo, não paramétrico e estatístico descrito em [4], embarcado na plataforma </w:t>
      </w:r>
      <w:proofErr w:type="spellStart"/>
      <w:r w:rsidRPr="005530CD">
        <w:rPr>
          <w:rFonts w:ascii="Arial" w:hAnsi="Arial" w:cs="Arial"/>
          <w:sz w:val="17"/>
          <w:szCs w:val="17"/>
          <w:lang w:val="pt-BR"/>
        </w:rPr>
        <w:t>Raspberry</w:t>
      </w:r>
      <w:proofErr w:type="spellEnd"/>
      <w:r w:rsidRPr="005530CD">
        <w:rPr>
          <w:rFonts w:ascii="Arial" w:hAnsi="Arial" w:cs="Arial"/>
          <w:sz w:val="17"/>
          <w:szCs w:val="17"/>
          <w:lang w:val="pt-BR"/>
        </w:rPr>
        <w:t xml:space="preserve"> PI </w:t>
      </w:r>
      <w:proofErr w:type="gramStart"/>
      <w:r w:rsidRPr="005530CD">
        <w:rPr>
          <w:rFonts w:ascii="Arial" w:hAnsi="Arial" w:cs="Arial"/>
          <w:sz w:val="17"/>
          <w:szCs w:val="17"/>
          <w:lang w:val="pt-BR"/>
        </w:rPr>
        <w:t>2</w:t>
      </w:r>
      <w:proofErr w:type="gramEnd"/>
      <w:r w:rsidRPr="005530CD">
        <w:rPr>
          <w:rFonts w:ascii="Arial" w:hAnsi="Arial" w:cs="Arial"/>
          <w:sz w:val="17"/>
          <w:szCs w:val="17"/>
          <w:lang w:val="pt-BR"/>
        </w:rPr>
        <w:t xml:space="preserve"> (RPI2) e comparado com o desempenho da mesma aplicação em uma </w:t>
      </w:r>
      <w:proofErr w:type="spellStart"/>
      <w:r w:rsidRPr="005530CD">
        <w:rPr>
          <w:rFonts w:ascii="Arial" w:hAnsi="Arial" w:cs="Arial"/>
          <w:sz w:val="17"/>
          <w:szCs w:val="17"/>
          <w:lang w:val="pt-BR"/>
        </w:rPr>
        <w:t>Cubieboard</w:t>
      </w:r>
      <w:proofErr w:type="spellEnd"/>
      <w:r w:rsidRPr="005530CD">
        <w:rPr>
          <w:rFonts w:ascii="Arial" w:hAnsi="Arial" w:cs="Arial"/>
          <w:sz w:val="17"/>
          <w:szCs w:val="17"/>
          <w:lang w:val="pt-BR"/>
        </w:rPr>
        <w:t xml:space="preserve"> 2 (CB2), a fim de que se tenha uma estimativa da diferença de desempenho entre estas plataformas e para que se possa avaliar a viabilidade de embarcar o algoritmo para uma possível aplicação </w:t>
      </w:r>
      <w:proofErr w:type="spellStart"/>
      <w:r w:rsidRPr="005530CD">
        <w:rPr>
          <w:rFonts w:ascii="Arial" w:hAnsi="Arial" w:cs="Arial"/>
          <w:sz w:val="17"/>
          <w:szCs w:val="17"/>
          <w:lang w:val="pt-BR"/>
        </w:rPr>
        <w:t>stand-alone</w:t>
      </w:r>
      <w:proofErr w:type="spellEnd"/>
      <w:r w:rsidRPr="005530CD">
        <w:rPr>
          <w:rFonts w:ascii="Arial" w:hAnsi="Arial" w:cs="Arial"/>
          <w:sz w:val="17"/>
          <w:szCs w:val="17"/>
          <w:lang w:val="pt-BR"/>
        </w:rPr>
        <w:t xml:space="preserve"> nos processadores ARM.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5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Del="00457387" w:rsidRDefault="007248EB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right"/>
        <w:rPr>
          <w:del w:id="4" w:author="Josias" w:date="2016-06-06T13:14:00Z"/>
          <w:rFonts w:ascii="Times New Roman" w:hAnsi="Times New Roman" w:cs="Times New Roman"/>
          <w:sz w:val="24"/>
          <w:szCs w:val="24"/>
          <w:lang w:val="pt-BR"/>
        </w:rPr>
      </w:pPr>
      <w:del w:id="5" w:author="Josias" w:date="2016-06-06T13:14:00Z">
        <w:r w:rsidRPr="005530CD" w:rsidDel="00457387">
          <w:rPr>
            <w:rFonts w:ascii="Arial" w:hAnsi="Arial" w:cs="Arial"/>
            <w:sz w:val="20"/>
            <w:szCs w:val="20"/>
            <w:lang w:val="pt-BR"/>
          </w:rPr>
          <w:delText>30 de Maio de 2016</w:delText>
        </w:r>
      </w:del>
    </w:p>
    <w:p w:rsidR="00881BF8" w:rsidRPr="005530CD" w:rsidRDefault="007248E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Times New Roman" w:hAnsi="Times New Roman" w:cs="Times New Roman"/>
          <w:sz w:val="24"/>
          <w:szCs w:val="24"/>
          <w:lang w:val="pt-BR"/>
        </w:rPr>
        <w:br w:type="column"/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autoSpaceDE w:val="0"/>
        <w:autoSpaceDN w:val="0"/>
        <w:adjustRightInd w:val="0"/>
        <w:spacing w:after="0" w:line="240" w:lineRule="auto"/>
        <w:ind w:left="480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20"/>
          <w:szCs w:val="20"/>
          <w:lang w:val="pt-BR"/>
        </w:rPr>
        <w:t>II. P</w:t>
      </w:r>
      <w:r w:rsidRPr="005530CD">
        <w:rPr>
          <w:rFonts w:ascii="Arial" w:hAnsi="Arial" w:cs="Arial"/>
          <w:sz w:val="15"/>
          <w:szCs w:val="15"/>
          <w:lang w:val="pt-BR"/>
        </w:rPr>
        <w:t>LATAFORMAS DE</w:t>
      </w:r>
      <w:r w:rsidRPr="005530CD">
        <w:rPr>
          <w:rFonts w:ascii="Arial" w:hAnsi="Arial" w:cs="Arial"/>
          <w:sz w:val="20"/>
          <w:szCs w:val="20"/>
          <w:lang w:val="pt-BR"/>
        </w:rPr>
        <w:t xml:space="preserve"> D</w:t>
      </w:r>
      <w:r w:rsidRPr="005530CD">
        <w:rPr>
          <w:rFonts w:ascii="Arial" w:hAnsi="Arial" w:cs="Arial"/>
          <w:sz w:val="15"/>
          <w:szCs w:val="15"/>
          <w:lang w:val="pt-BR"/>
        </w:rPr>
        <w:t>ESENVOLVIMENTO COM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9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autoSpaceDE w:val="0"/>
        <w:autoSpaceDN w:val="0"/>
        <w:adjustRightInd w:val="0"/>
        <w:spacing w:after="0" w:line="240" w:lineRule="auto"/>
        <w:ind w:left="1520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20"/>
          <w:szCs w:val="20"/>
          <w:lang w:val="pt-BR"/>
        </w:rPr>
        <w:t>P</w:t>
      </w:r>
      <w:r w:rsidRPr="005530CD">
        <w:rPr>
          <w:rFonts w:ascii="Arial" w:hAnsi="Arial" w:cs="Arial"/>
          <w:sz w:val="15"/>
          <w:szCs w:val="15"/>
          <w:lang w:val="pt-BR"/>
        </w:rPr>
        <w:t>ROCESSADORES</w:t>
      </w:r>
      <w:r w:rsidRPr="005530CD">
        <w:rPr>
          <w:rFonts w:ascii="Arial" w:hAnsi="Arial" w:cs="Arial"/>
          <w:sz w:val="20"/>
          <w:szCs w:val="20"/>
          <w:lang w:val="pt-BR"/>
        </w:rPr>
        <w:t xml:space="preserve"> ARM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8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overflowPunct w:val="0"/>
        <w:autoSpaceDE w:val="0"/>
        <w:autoSpaceDN w:val="0"/>
        <w:adjustRightInd w:val="0"/>
        <w:spacing w:after="0" w:line="284" w:lineRule="auto"/>
        <w:ind w:firstLine="199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18"/>
          <w:szCs w:val="18"/>
          <w:lang w:val="pt-BR"/>
        </w:rPr>
        <w:t xml:space="preserve">A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Cubieboard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 </w:t>
      </w:r>
      <w:proofErr w:type="gramStart"/>
      <w:r w:rsidRPr="005530CD">
        <w:rPr>
          <w:rFonts w:ascii="Arial" w:hAnsi="Arial" w:cs="Arial"/>
          <w:sz w:val="18"/>
          <w:szCs w:val="18"/>
          <w:lang w:val="pt-BR"/>
        </w:rPr>
        <w:t>2</w:t>
      </w:r>
      <w:proofErr w:type="gramEnd"/>
      <w:r w:rsidRPr="005530CD">
        <w:rPr>
          <w:rFonts w:ascii="Arial" w:hAnsi="Arial" w:cs="Arial"/>
          <w:sz w:val="18"/>
          <w:szCs w:val="18"/>
          <w:lang w:val="pt-BR"/>
        </w:rPr>
        <w:t xml:space="preserve"> e o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Raspberry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 PI 2 são plataformas de desenvolvimento de </w:t>
      </w:r>
      <w:del w:id="6" w:author="Josias" w:date="2016-06-06T13:14:00Z">
        <w:r w:rsidRPr="005530CD" w:rsidDel="00457387">
          <w:rPr>
            <w:rFonts w:ascii="Arial" w:hAnsi="Arial" w:cs="Arial"/>
            <w:sz w:val="18"/>
            <w:szCs w:val="18"/>
            <w:lang w:val="pt-BR"/>
          </w:rPr>
          <w:delText>muito baixo</w:delText>
        </w:r>
      </w:del>
      <w:ins w:id="7" w:author="Josias" w:date="2016-06-06T13:14:00Z">
        <w:r w:rsidR="00457387">
          <w:rPr>
            <w:rFonts w:ascii="Arial" w:hAnsi="Arial" w:cs="Arial"/>
            <w:sz w:val="18"/>
            <w:szCs w:val="18"/>
            <w:lang w:val="pt-BR"/>
          </w:rPr>
          <w:t xml:space="preserve">baixíssimo </w:t>
        </w:r>
      </w:ins>
      <w:r w:rsidRPr="005530CD">
        <w:rPr>
          <w:rFonts w:ascii="Arial" w:hAnsi="Arial" w:cs="Arial"/>
          <w:sz w:val="18"/>
          <w:szCs w:val="18"/>
          <w:lang w:val="pt-BR"/>
        </w:rPr>
        <w:t xml:space="preserve"> custo girando em torno dos $40. Podem ser utilizadas desde aplicações </w:t>
      </w:r>
      <w:ins w:id="8" w:author="Josias" w:date="2016-06-06T13:15:00Z">
        <w:r w:rsidR="00457387">
          <w:rPr>
            <w:rFonts w:ascii="Arial" w:hAnsi="Arial" w:cs="Arial"/>
            <w:sz w:val="18"/>
            <w:szCs w:val="18"/>
            <w:lang w:val="pt-BR"/>
          </w:rPr>
          <w:t>de baixa complexidade</w:t>
        </w:r>
      </w:ins>
      <w:del w:id="9" w:author="Josias" w:date="2016-06-06T13:15:00Z">
        <w:r w:rsidRPr="005530CD" w:rsidDel="00457387">
          <w:rPr>
            <w:rFonts w:ascii="Arial" w:hAnsi="Arial" w:cs="Arial"/>
            <w:sz w:val="18"/>
            <w:szCs w:val="18"/>
            <w:lang w:val="pt-BR"/>
          </w:rPr>
          <w:delText>simples</w:delText>
        </w:r>
      </w:del>
      <w:r w:rsidRPr="005530CD">
        <w:rPr>
          <w:rFonts w:ascii="Arial" w:hAnsi="Arial" w:cs="Arial"/>
          <w:sz w:val="18"/>
          <w:szCs w:val="18"/>
          <w:lang w:val="pt-BR"/>
        </w:rPr>
        <w:t xml:space="preserve"> utilizando suas portas de entrada e saída </w:t>
      </w:r>
      <w:ins w:id="10" w:author="Josias" w:date="2016-06-06T13:15:00Z">
        <w:r w:rsidR="00457387">
          <w:rPr>
            <w:rFonts w:ascii="Arial" w:hAnsi="Arial" w:cs="Arial"/>
            <w:sz w:val="18"/>
            <w:szCs w:val="18"/>
            <w:lang w:val="pt-BR"/>
          </w:rPr>
          <w:t xml:space="preserve">quanto aplicações de alta complexidade </w:t>
        </w:r>
      </w:ins>
      <w:del w:id="11" w:author="Josias" w:date="2016-06-06T13:16:00Z">
        <w:r w:rsidRPr="005530CD" w:rsidDel="00457387">
          <w:rPr>
            <w:rFonts w:ascii="Arial" w:hAnsi="Arial" w:cs="Arial"/>
            <w:sz w:val="18"/>
            <w:szCs w:val="18"/>
            <w:lang w:val="pt-BR"/>
          </w:rPr>
          <w:delText>tanto para aplicações</w:delText>
        </w:r>
      </w:del>
      <w:r w:rsidRPr="005530CD">
        <w:rPr>
          <w:rFonts w:ascii="Arial" w:hAnsi="Arial" w:cs="Arial"/>
          <w:sz w:val="18"/>
          <w:szCs w:val="18"/>
          <w:lang w:val="pt-BR"/>
        </w:rPr>
        <w:t xml:space="preserve"> que exigem </w:t>
      </w:r>
      <w:del w:id="12" w:author="Josias" w:date="2016-06-06T13:16:00Z">
        <w:r w:rsidRPr="005530CD" w:rsidDel="00457387">
          <w:rPr>
            <w:rFonts w:ascii="Arial" w:hAnsi="Arial" w:cs="Arial"/>
            <w:sz w:val="18"/>
            <w:szCs w:val="18"/>
            <w:lang w:val="pt-BR"/>
          </w:rPr>
          <w:delText>de</w:delText>
        </w:r>
      </w:del>
      <w:r w:rsidRPr="005530CD">
        <w:rPr>
          <w:rFonts w:ascii="Arial" w:hAnsi="Arial" w:cs="Arial"/>
          <w:sz w:val="18"/>
          <w:szCs w:val="18"/>
          <w:lang w:val="pt-BR"/>
        </w:rPr>
        <w:t xml:space="preserve"> processamento de dados, controle de vários dispositivos, periféricos e também em aplicações gráficas.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111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Default="007248EB">
      <w:pPr>
        <w:widowControl w:val="0"/>
        <w:numPr>
          <w:ilvl w:val="0"/>
          <w:numId w:val="1"/>
        </w:numPr>
        <w:tabs>
          <w:tab w:val="clear" w:pos="720"/>
          <w:tab w:val="num" w:pos="280"/>
        </w:tabs>
        <w:overflowPunct w:val="0"/>
        <w:autoSpaceDE w:val="0"/>
        <w:autoSpaceDN w:val="0"/>
        <w:adjustRightInd w:val="0"/>
        <w:spacing w:after="0" w:line="240" w:lineRule="auto"/>
        <w:ind w:left="280" w:hanging="28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Cubieboard</w:t>
      </w:r>
      <w:proofErr w:type="spellEnd"/>
      <w:r>
        <w:rPr>
          <w:rFonts w:ascii="Arial" w:hAnsi="Arial" w:cs="Arial"/>
          <w:sz w:val="20"/>
          <w:szCs w:val="20"/>
        </w:rPr>
        <w:t xml:space="preserve"> 2 </w:t>
      </w:r>
    </w:p>
    <w:p w:rsidR="00881BF8" w:rsidRDefault="00881BF8">
      <w:pPr>
        <w:widowControl w:val="0"/>
        <w:autoSpaceDE w:val="0"/>
        <w:autoSpaceDN w:val="0"/>
        <w:adjustRightInd w:val="0"/>
        <w:spacing w:after="0" w:line="77" w:lineRule="exact"/>
        <w:rPr>
          <w:rFonts w:ascii="Arial" w:hAnsi="Arial" w:cs="Arial"/>
          <w:sz w:val="20"/>
          <w:szCs w:val="20"/>
        </w:rPr>
      </w:pPr>
    </w:p>
    <w:p w:rsidR="00881BF8" w:rsidRPr="005530CD" w:rsidRDefault="007248EB">
      <w:pPr>
        <w:widowControl w:val="0"/>
        <w:numPr>
          <w:ilvl w:val="1"/>
          <w:numId w:val="1"/>
        </w:numPr>
        <w:tabs>
          <w:tab w:val="clear" w:pos="1440"/>
          <w:tab w:val="num" w:pos="490"/>
        </w:tabs>
        <w:overflowPunct w:val="0"/>
        <w:autoSpaceDE w:val="0"/>
        <w:autoSpaceDN w:val="0"/>
        <w:adjustRightInd w:val="0"/>
        <w:spacing w:after="0" w:line="255" w:lineRule="auto"/>
        <w:ind w:left="0" w:firstLine="199"/>
        <w:jc w:val="both"/>
        <w:rPr>
          <w:rFonts w:ascii="Arial" w:hAnsi="Arial" w:cs="Arial"/>
          <w:sz w:val="19"/>
          <w:szCs w:val="19"/>
          <w:lang w:val="pt-BR"/>
        </w:rPr>
      </w:pPr>
      <w:proofErr w:type="gramStart"/>
      <w:r w:rsidRPr="005530CD">
        <w:rPr>
          <w:rFonts w:ascii="Arial" w:hAnsi="Arial" w:cs="Arial"/>
          <w:sz w:val="19"/>
          <w:szCs w:val="19"/>
          <w:lang w:val="pt-BR"/>
        </w:rPr>
        <w:t>uma</w:t>
      </w:r>
      <w:proofErr w:type="gramEnd"/>
      <w:r w:rsidRPr="005530CD">
        <w:rPr>
          <w:rFonts w:ascii="Arial" w:hAnsi="Arial" w:cs="Arial"/>
          <w:sz w:val="19"/>
          <w:szCs w:val="19"/>
          <w:lang w:val="pt-BR"/>
        </w:rPr>
        <w:t xml:space="preserve"> plataforma composta por uma </w:t>
      </w:r>
      <w:proofErr w:type="spellStart"/>
      <w:r w:rsidRPr="005530CD">
        <w:rPr>
          <w:rFonts w:ascii="Arial" w:hAnsi="Arial" w:cs="Arial"/>
          <w:sz w:val="19"/>
          <w:szCs w:val="19"/>
          <w:lang w:val="pt-BR"/>
        </w:rPr>
        <w:t>cpu</w:t>
      </w:r>
      <w:proofErr w:type="spellEnd"/>
      <w:r w:rsidRPr="005530CD">
        <w:rPr>
          <w:rFonts w:ascii="Arial" w:hAnsi="Arial" w:cs="Arial"/>
          <w:sz w:val="19"/>
          <w:szCs w:val="19"/>
          <w:lang w:val="pt-BR"/>
        </w:rPr>
        <w:t xml:space="preserve"> ARM </w:t>
      </w:r>
      <w:r w:rsidRPr="005530CD">
        <w:rPr>
          <w:rFonts w:ascii="Arial" w:hAnsi="Arial" w:cs="Arial"/>
          <w:sz w:val="13"/>
          <w:szCs w:val="13"/>
          <w:lang w:val="pt-BR"/>
        </w:rPr>
        <w:t>R</w:t>
      </w:r>
      <w:r w:rsidRPr="005530CD">
        <w:rPr>
          <w:rFonts w:ascii="Arial" w:hAnsi="Arial" w:cs="Arial"/>
          <w:sz w:val="19"/>
          <w:szCs w:val="19"/>
          <w:lang w:val="pt-BR"/>
        </w:rPr>
        <w:t xml:space="preserve"> </w:t>
      </w:r>
      <w:proofErr w:type="spellStart"/>
      <w:r w:rsidRPr="005530CD">
        <w:rPr>
          <w:rFonts w:ascii="Arial" w:hAnsi="Arial" w:cs="Arial"/>
          <w:sz w:val="19"/>
          <w:szCs w:val="19"/>
          <w:lang w:val="pt-BR"/>
        </w:rPr>
        <w:t>Cortex</w:t>
      </w:r>
      <w:r w:rsidRPr="005530CD">
        <w:rPr>
          <w:rFonts w:ascii="Arial" w:hAnsi="Arial" w:cs="Arial"/>
          <w:sz w:val="26"/>
          <w:szCs w:val="26"/>
          <w:vertAlign w:val="superscript"/>
          <w:lang w:val="pt-BR"/>
        </w:rPr>
        <w:t>TM</w:t>
      </w:r>
      <w:proofErr w:type="spellEnd"/>
      <w:r w:rsidRPr="005530CD">
        <w:rPr>
          <w:rFonts w:ascii="Arial" w:hAnsi="Arial" w:cs="Arial"/>
          <w:sz w:val="19"/>
          <w:szCs w:val="19"/>
          <w:lang w:val="pt-BR"/>
        </w:rPr>
        <w:t xml:space="preserve">-A7 32 bits com dois núcleos trabalhando a 1GHz de velocidade, 1GB de memória </w:t>
      </w:r>
      <w:del w:id="13" w:author="Josias" w:date="2016-06-06T13:16:00Z">
        <w:r w:rsidRPr="005530CD" w:rsidDel="00457387">
          <w:rPr>
            <w:rFonts w:ascii="Arial" w:hAnsi="Arial" w:cs="Arial"/>
            <w:sz w:val="19"/>
            <w:szCs w:val="19"/>
            <w:lang w:val="pt-BR"/>
          </w:rPr>
          <w:delText>ram</w:delText>
        </w:r>
      </w:del>
      <w:ins w:id="14" w:author="Josias" w:date="2016-06-06T13:16:00Z">
        <w:r w:rsidR="00457387">
          <w:rPr>
            <w:rFonts w:ascii="Arial" w:hAnsi="Arial" w:cs="Arial"/>
            <w:sz w:val="19"/>
            <w:szCs w:val="19"/>
            <w:lang w:val="pt-BR"/>
          </w:rPr>
          <w:t>RAM</w:t>
        </w:r>
      </w:ins>
      <w:r w:rsidRPr="005530CD">
        <w:rPr>
          <w:rFonts w:ascii="Arial" w:hAnsi="Arial" w:cs="Arial"/>
          <w:sz w:val="19"/>
          <w:szCs w:val="19"/>
          <w:lang w:val="pt-BR"/>
        </w:rPr>
        <w:t xml:space="preserve">, 4GB de memória NAND flash e chip de aceleração gráfica ARM Mali-400 MP2, possui também duas portas </w:t>
      </w:r>
      <w:proofErr w:type="spellStart"/>
      <w:r w:rsidRPr="005530CD">
        <w:rPr>
          <w:rFonts w:ascii="Arial" w:hAnsi="Arial" w:cs="Arial"/>
          <w:sz w:val="19"/>
          <w:szCs w:val="19"/>
          <w:lang w:val="pt-BR"/>
        </w:rPr>
        <w:t>usb</w:t>
      </w:r>
      <w:proofErr w:type="spellEnd"/>
      <w:r w:rsidRPr="005530CD">
        <w:rPr>
          <w:rFonts w:ascii="Arial" w:hAnsi="Arial" w:cs="Arial"/>
          <w:sz w:val="19"/>
          <w:szCs w:val="19"/>
          <w:lang w:val="pt-BR"/>
        </w:rPr>
        <w:t xml:space="preserve">, uma porta ethernet, uma porta </w:t>
      </w:r>
      <w:proofErr w:type="spellStart"/>
      <w:r w:rsidRPr="005530CD">
        <w:rPr>
          <w:rFonts w:ascii="Arial" w:hAnsi="Arial" w:cs="Arial"/>
          <w:sz w:val="19"/>
          <w:szCs w:val="19"/>
          <w:lang w:val="pt-BR"/>
        </w:rPr>
        <w:t>sata</w:t>
      </w:r>
      <w:proofErr w:type="spellEnd"/>
      <w:r w:rsidRPr="005530CD">
        <w:rPr>
          <w:rFonts w:ascii="Arial" w:hAnsi="Arial" w:cs="Arial"/>
          <w:sz w:val="19"/>
          <w:szCs w:val="19"/>
          <w:lang w:val="pt-BR"/>
        </w:rPr>
        <w:t xml:space="preserve">, um leitor de </w:t>
      </w:r>
      <w:proofErr w:type="spellStart"/>
      <w:r w:rsidRPr="005530CD">
        <w:rPr>
          <w:rFonts w:ascii="Arial" w:hAnsi="Arial" w:cs="Arial"/>
          <w:sz w:val="19"/>
          <w:szCs w:val="19"/>
          <w:lang w:val="pt-BR"/>
        </w:rPr>
        <w:t>sdcard</w:t>
      </w:r>
      <w:proofErr w:type="spellEnd"/>
      <w:r w:rsidRPr="005530CD">
        <w:rPr>
          <w:rFonts w:ascii="Arial" w:hAnsi="Arial" w:cs="Arial"/>
          <w:sz w:val="19"/>
          <w:szCs w:val="19"/>
          <w:lang w:val="pt-BR"/>
        </w:rPr>
        <w:t xml:space="preserve">, 96 pinos de </w:t>
      </w:r>
      <w:proofErr w:type="spellStart"/>
      <w:r w:rsidRPr="005530CD">
        <w:rPr>
          <w:rFonts w:ascii="Arial" w:hAnsi="Arial" w:cs="Arial"/>
          <w:sz w:val="19"/>
          <w:szCs w:val="19"/>
          <w:lang w:val="pt-BR"/>
        </w:rPr>
        <w:t>gpio</w:t>
      </w:r>
      <w:proofErr w:type="spellEnd"/>
      <w:r w:rsidRPr="005530CD">
        <w:rPr>
          <w:rFonts w:ascii="Arial" w:hAnsi="Arial" w:cs="Arial"/>
          <w:sz w:val="19"/>
          <w:szCs w:val="19"/>
          <w:lang w:val="pt-BR"/>
        </w:rPr>
        <w:t xml:space="preserve"> e uma saída de vídeo HDMI. Compatível os sistemas operacionais Linux e </w:t>
      </w:r>
      <w:proofErr w:type="spellStart"/>
      <w:r w:rsidRPr="005530CD">
        <w:rPr>
          <w:rFonts w:ascii="Arial" w:hAnsi="Arial" w:cs="Arial"/>
          <w:sz w:val="19"/>
          <w:szCs w:val="19"/>
          <w:lang w:val="pt-BR"/>
        </w:rPr>
        <w:t>Android</w:t>
      </w:r>
      <w:proofErr w:type="spellEnd"/>
      <w:r w:rsidRPr="005530CD">
        <w:rPr>
          <w:rFonts w:ascii="Arial" w:hAnsi="Arial" w:cs="Arial"/>
          <w:sz w:val="19"/>
          <w:szCs w:val="19"/>
          <w:lang w:val="pt-BR"/>
        </w:rPr>
        <w:t>, a CB2 mostrada na Figura 1 torna-se muito atraente para aplicações gráficas em virtude d</w:t>
      </w:r>
      <w:ins w:id="15" w:author="Josias" w:date="2016-06-06T13:17:00Z">
        <w:r w:rsidR="00457387">
          <w:rPr>
            <w:rFonts w:ascii="Arial" w:hAnsi="Arial" w:cs="Arial"/>
            <w:sz w:val="19"/>
            <w:szCs w:val="19"/>
            <w:lang w:val="pt-BR"/>
          </w:rPr>
          <w:t>e</w:t>
        </w:r>
      </w:ins>
      <w:del w:id="16" w:author="Josias" w:date="2016-06-06T13:17:00Z">
        <w:r w:rsidRPr="005530CD" w:rsidDel="00457387">
          <w:rPr>
            <w:rFonts w:ascii="Arial" w:hAnsi="Arial" w:cs="Arial"/>
            <w:sz w:val="19"/>
            <w:szCs w:val="19"/>
            <w:lang w:val="pt-BR"/>
          </w:rPr>
          <w:delText>as</w:delText>
        </w:r>
      </w:del>
      <w:r w:rsidRPr="005530CD">
        <w:rPr>
          <w:rFonts w:ascii="Arial" w:hAnsi="Arial" w:cs="Arial"/>
          <w:sz w:val="19"/>
          <w:szCs w:val="19"/>
          <w:lang w:val="pt-BR"/>
        </w:rPr>
        <w:t xml:space="preserve"> milhares de bibliote</w:t>
      </w:r>
      <w:del w:id="17" w:author="Josias" w:date="2016-06-06T13:16:00Z">
        <w:r w:rsidRPr="005530CD" w:rsidDel="00457387">
          <w:rPr>
            <w:rFonts w:ascii="Arial" w:hAnsi="Arial" w:cs="Arial"/>
            <w:sz w:val="19"/>
            <w:szCs w:val="19"/>
            <w:lang w:val="pt-BR"/>
          </w:rPr>
          <w:delText>r</w:delText>
        </w:r>
      </w:del>
      <w:ins w:id="18" w:author="Josias" w:date="2016-06-06T13:16:00Z">
        <w:r w:rsidR="00457387">
          <w:rPr>
            <w:rFonts w:ascii="Arial" w:hAnsi="Arial" w:cs="Arial"/>
            <w:sz w:val="19"/>
            <w:szCs w:val="19"/>
            <w:lang w:val="pt-BR"/>
          </w:rPr>
          <w:t>c</w:t>
        </w:r>
      </w:ins>
      <w:r w:rsidRPr="005530CD">
        <w:rPr>
          <w:rFonts w:ascii="Arial" w:hAnsi="Arial" w:cs="Arial"/>
          <w:sz w:val="19"/>
          <w:szCs w:val="19"/>
          <w:lang w:val="pt-BR"/>
        </w:rPr>
        <w:t xml:space="preserve">as </w:t>
      </w:r>
      <w:proofErr w:type="spellStart"/>
      <w:r w:rsidRPr="005530CD">
        <w:rPr>
          <w:rFonts w:ascii="Arial" w:hAnsi="Arial" w:cs="Arial"/>
          <w:sz w:val="19"/>
          <w:szCs w:val="19"/>
          <w:lang w:val="pt-BR"/>
        </w:rPr>
        <w:t>open-souce</w:t>
      </w:r>
      <w:proofErr w:type="spellEnd"/>
      <w:r w:rsidRPr="005530CD">
        <w:rPr>
          <w:rFonts w:ascii="Arial" w:hAnsi="Arial" w:cs="Arial"/>
          <w:sz w:val="19"/>
          <w:szCs w:val="19"/>
          <w:lang w:val="pt-BR"/>
        </w:rPr>
        <w:t xml:space="preserve"> disponíveis para Linux e também compatível com os milhares de aplicativos já desenvolvidos para o sistema </w:t>
      </w:r>
      <w:proofErr w:type="spellStart"/>
      <w:r w:rsidRPr="005530CD">
        <w:rPr>
          <w:rFonts w:ascii="Arial" w:hAnsi="Arial" w:cs="Arial"/>
          <w:sz w:val="19"/>
          <w:szCs w:val="19"/>
          <w:lang w:val="pt-BR"/>
        </w:rPr>
        <w:t>Android</w:t>
      </w:r>
      <w:proofErr w:type="spellEnd"/>
      <w:r w:rsidRPr="005530CD">
        <w:rPr>
          <w:rFonts w:ascii="Arial" w:hAnsi="Arial" w:cs="Arial"/>
          <w:sz w:val="19"/>
          <w:szCs w:val="19"/>
          <w:lang w:val="pt-BR"/>
        </w:rPr>
        <w:t xml:space="preserve">. 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144" w:lineRule="exact"/>
        <w:rPr>
          <w:rFonts w:ascii="Arial" w:hAnsi="Arial" w:cs="Arial"/>
          <w:sz w:val="19"/>
          <w:szCs w:val="19"/>
          <w:lang w:val="pt-BR"/>
        </w:rPr>
      </w:pPr>
    </w:p>
    <w:p w:rsidR="00881BF8" w:rsidRDefault="007248EB">
      <w:pPr>
        <w:widowControl w:val="0"/>
        <w:numPr>
          <w:ilvl w:val="0"/>
          <w:numId w:val="1"/>
        </w:numPr>
        <w:tabs>
          <w:tab w:val="clear" w:pos="720"/>
          <w:tab w:val="num" w:pos="280"/>
        </w:tabs>
        <w:overflowPunct w:val="0"/>
        <w:autoSpaceDE w:val="0"/>
        <w:autoSpaceDN w:val="0"/>
        <w:adjustRightInd w:val="0"/>
        <w:spacing w:after="0" w:line="240" w:lineRule="auto"/>
        <w:ind w:left="280" w:hanging="28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Raspberry PI 2 </w:t>
      </w:r>
    </w:p>
    <w:p w:rsidR="00881BF8" w:rsidRDefault="00881BF8">
      <w:pPr>
        <w:widowControl w:val="0"/>
        <w:autoSpaceDE w:val="0"/>
        <w:autoSpaceDN w:val="0"/>
        <w:adjustRightInd w:val="0"/>
        <w:spacing w:after="0" w:line="77" w:lineRule="exact"/>
        <w:rPr>
          <w:rFonts w:ascii="Times New Roman" w:hAnsi="Times New Roman" w:cs="Times New Roman"/>
          <w:sz w:val="24"/>
          <w:szCs w:val="24"/>
        </w:rPr>
      </w:pPr>
    </w:p>
    <w:p w:rsidR="00881BF8" w:rsidRPr="005530CD" w:rsidRDefault="007248EB">
      <w:pPr>
        <w:widowControl w:val="0"/>
        <w:overflowPunct w:val="0"/>
        <w:autoSpaceDE w:val="0"/>
        <w:autoSpaceDN w:val="0"/>
        <w:adjustRightInd w:val="0"/>
        <w:spacing w:after="0" w:line="271" w:lineRule="auto"/>
        <w:ind w:firstLine="199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18"/>
          <w:szCs w:val="18"/>
          <w:lang w:val="pt-BR"/>
        </w:rPr>
        <w:t xml:space="preserve">O RPI2 é composto por um </w:t>
      </w:r>
      <w:proofErr w:type="spellStart"/>
      <w:proofErr w:type="gramStart"/>
      <w:r w:rsidRPr="005530CD">
        <w:rPr>
          <w:rFonts w:ascii="Arial" w:hAnsi="Arial" w:cs="Arial"/>
          <w:sz w:val="18"/>
          <w:szCs w:val="18"/>
          <w:lang w:val="pt-BR"/>
        </w:rPr>
        <w:t>SoC</w:t>
      </w:r>
      <w:proofErr w:type="spellEnd"/>
      <w:proofErr w:type="gramEnd"/>
      <w:r w:rsidRPr="005530CD">
        <w:rPr>
          <w:rFonts w:ascii="Arial" w:hAnsi="Arial" w:cs="Arial"/>
          <w:sz w:val="18"/>
          <w:szCs w:val="18"/>
          <w:lang w:val="pt-BR"/>
        </w:rPr>
        <w:t xml:space="preserve"> (</w:t>
      </w:r>
      <w:r w:rsidRPr="00457387">
        <w:rPr>
          <w:rFonts w:ascii="Arial" w:hAnsi="Arial" w:cs="Arial"/>
          <w:i/>
          <w:sz w:val="18"/>
          <w:szCs w:val="18"/>
          <w:lang w:val="pt-BR"/>
          <w:rPrChange w:id="19" w:author="Josias" w:date="2016-06-06T13:17:00Z">
            <w:rPr>
              <w:rFonts w:ascii="Arial" w:hAnsi="Arial" w:cs="Arial"/>
              <w:sz w:val="18"/>
              <w:szCs w:val="18"/>
              <w:lang w:val="pt-BR"/>
            </w:rPr>
          </w:rPrChange>
        </w:rPr>
        <w:t xml:space="preserve">System </w:t>
      </w:r>
      <w:proofErr w:type="spellStart"/>
      <w:r w:rsidRPr="00457387">
        <w:rPr>
          <w:rFonts w:ascii="Arial" w:hAnsi="Arial" w:cs="Arial"/>
          <w:i/>
          <w:sz w:val="18"/>
          <w:szCs w:val="18"/>
          <w:lang w:val="pt-BR"/>
          <w:rPrChange w:id="20" w:author="Josias" w:date="2016-06-06T13:17:00Z">
            <w:rPr>
              <w:rFonts w:ascii="Arial" w:hAnsi="Arial" w:cs="Arial"/>
              <w:sz w:val="18"/>
              <w:szCs w:val="18"/>
              <w:lang w:val="pt-BR"/>
            </w:rPr>
          </w:rPrChange>
        </w:rPr>
        <w:t>on</w:t>
      </w:r>
      <w:proofErr w:type="spellEnd"/>
      <w:r w:rsidRPr="00457387">
        <w:rPr>
          <w:rFonts w:ascii="Arial" w:hAnsi="Arial" w:cs="Arial"/>
          <w:i/>
          <w:sz w:val="18"/>
          <w:szCs w:val="18"/>
          <w:lang w:val="pt-BR"/>
          <w:rPrChange w:id="21" w:author="Josias" w:date="2016-06-06T13:17:00Z">
            <w:rPr>
              <w:rFonts w:ascii="Arial" w:hAnsi="Arial" w:cs="Arial"/>
              <w:sz w:val="18"/>
              <w:szCs w:val="18"/>
              <w:lang w:val="pt-BR"/>
            </w:rPr>
          </w:rPrChange>
        </w:rPr>
        <w:t xml:space="preserve"> Chip</w:t>
      </w:r>
      <w:r w:rsidRPr="005530CD">
        <w:rPr>
          <w:rFonts w:ascii="Arial" w:hAnsi="Arial" w:cs="Arial"/>
          <w:sz w:val="18"/>
          <w:szCs w:val="18"/>
          <w:lang w:val="pt-BR"/>
        </w:rPr>
        <w:t xml:space="preserve">) com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cpu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 ARM </w:t>
      </w:r>
      <w:r w:rsidRPr="005530CD">
        <w:rPr>
          <w:rFonts w:ascii="Arial" w:hAnsi="Arial" w:cs="Arial"/>
          <w:sz w:val="12"/>
          <w:szCs w:val="12"/>
          <w:lang w:val="pt-BR"/>
        </w:rPr>
        <w:t>R</w:t>
      </w:r>
      <w:r w:rsidRPr="005530CD">
        <w:rPr>
          <w:rFonts w:ascii="Arial" w:hAnsi="Arial" w:cs="Arial"/>
          <w:sz w:val="18"/>
          <w:szCs w:val="18"/>
          <w:lang w:val="pt-BR"/>
        </w:rPr>
        <w:t xml:space="preserve">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Cortex</w:t>
      </w:r>
      <w:r w:rsidRPr="005530CD">
        <w:rPr>
          <w:rFonts w:ascii="Arial" w:hAnsi="Arial" w:cs="Arial"/>
          <w:sz w:val="24"/>
          <w:szCs w:val="24"/>
          <w:vertAlign w:val="superscript"/>
          <w:lang w:val="pt-BR"/>
        </w:rPr>
        <w:t>TM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-A7 32 bits de quatro núcleos a 900MHz, 1GB de memória </w:t>
      </w:r>
      <w:del w:id="22" w:author="Josias" w:date="2016-06-06T13:17:00Z">
        <w:r w:rsidRPr="005530CD" w:rsidDel="00457387">
          <w:rPr>
            <w:rFonts w:ascii="Arial" w:hAnsi="Arial" w:cs="Arial"/>
            <w:sz w:val="18"/>
            <w:szCs w:val="18"/>
            <w:lang w:val="pt-BR"/>
          </w:rPr>
          <w:delText>ram</w:delText>
        </w:r>
      </w:del>
      <w:ins w:id="23" w:author="Josias" w:date="2016-06-06T13:17:00Z">
        <w:r w:rsidR="00457387">
          <w:rPr>
            <w:rFonts w:ascii="Arial" w:hAnsi="Arial" w:cs="Arial"/>
            <w:sz w:val="18"/>
            <w:szCs w:val="18"/>
            <w:lang w:val="pt-BR"/>
          </w:rPr>
          <w:t>RAM</w:t>
        </w:r>
      </w:ins>
      <w:r w:rsidRPr="005530CD">
        <w:rPr>
          <w:rFonts w:ascii="Arial" w:hAnsi="Arial" w:cs="Arial"/>
          <w:sz w:val="18"/>
          <w:szCs w:val="18"/>
          <w:lang w:val="pt-BR"/>
        </w:rPr>
        <w:t xml:space="preserve">, chip de aceleração gráfica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VideoCore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 IV 3D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graphics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 core, possui também duas portas </w:t>
      </w:r>
      <w:del w:id="24" w:author="Josias" w:date="2016-06-06T13:17:00Z">
        <w:r w:rsidRPr="005530CD" w:rsidDel="00457387">
          <w:rPr>
            <w:rFonts w:ascii="Arial" w:hAnsi="Arial" w:cs="Arial"/>
            <w:sz w:val="18"/>
            <w:szCs w:val="18"/>
            <w:lang w:val="pt-BR"/>
          </w:rPr>
          <w:delText>usb</w:delText>
        </w:r>
      </w:del>
      <w:ins w:id="25" w:author="Josias" w:date="2016-06-06T13:17:00Z">
        <w:r w:rsidR="00457387">
          <w:rPr>
            <w:rFonts w:ascii="Arial" w:hAnsi="Arial" w:cs="Arial"/>
            <w:sz w:val="18"/>
            <w:szCs w:val="18"/>
            <w:lang w:val="pt-BR"/>
          </w:rPr>
          <w:t>USB</w:t>
        </w:r>
      </w:ins>
      <w:r w:rsidRPr="005530CD">
        <w:rPr>
          <w:rFonts w:ascii="Arial" w:hAnsi="Arial" w:cs="Arial"/>
          <w:sz w:val="18"/>
          <w:szCs w:val="18"/>
          <w:lang w:val="pt-BR"/>
        </w:rPr>
        <w:t xml:space="preserve">, um leitor de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sdcard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, 40 pinos de </w:t>
      </w:r>
      <w:del w:id="26" w:author="Josias" w:date="2016-06-06T13:17:00Z">
        <w:r w:rsidRPr="005530CD" w:rsidDel="00457387">
          <w:rPr>
            <w:rFonts w:ascii="Arial" w:hAnsi="Arial" w:cs="Arial"/>
            <w:sz w:val="18"/>
            <w:szCs w:val="18"/>
            <w:lang w:val="pt-BR"/>
          </w:rPr>
          <w:delText>gpio</w:delText>
        </w:r>
      </w:del>
      <w:ins w:id="27" w:author="Josias" w:date="2016-06-06T13:17:00Z">
        <w:r w:rsidR="00457387">
          <w:rPr>
            <w:rFonts w:ascii="Arial" w:hAnsi="Arial" w:cs="Arial"/>
            <w:sz w:val="18"/>
            <w:szCs w:val="18"/>
            <w:lang w:val="pt-BR"/>
          </w:rPr>
          <w:t>GPIO</w:t>
        </w:r>
      </w:ins>
      <w:r w:rsidRPr="005530CD">
        <w:rPr>
          <w:rFonts w:ascii="Arial" w:hAnsi="Arial" w:cs="Arial"/>
          <w:sz w:val="18"/>
          <w:szCs w:val="18"/>
          <w:lang w:val="pt-BR"/>
        </w:rPr>
        <w:t>, uma porta ethernet e uma saída de vídeo HDMI. Compatível os sistemas operacionais Linux e Windows 10 e uma extensa comunidade composta de sites, blogs, tutoriais e documentações, o RPI2 mostrado na Figura 2 é sem dúvidas a plataforma mais conhecida pela área de desenvolvimento de software na atualidade.</w:t>
      </w:r>
    </w:p>
    <w:p w:rsidR="00881BF8" w:rsidRDefault="00881BF8">
      <w:pPr>
        <w:widowControl w:val="0"/>
        <w:autoSpaceDE w:val="0"/>
        <w:autoSpaceDN w:val="0"/>
        <w:adjustRightInd w:val="0"/>
        <w:spacing w:after="0" w:line="123" w:lineRule="exact"/>
        <w:rPr>
          <w:ins w:id="28" w:author="Josias" w:date="2016-06-06T13:19:00Z"/>
          <w:rFonts w:ascii="Times New Roman" w:hAnsi="Times New Roman" w:cs="Times New Roman"/>
          <w:sz w:val="24"/>
          <w:szCs w:val="24"/>
          <w:lang w:val="pt-BR"/>
        </w:rPr>
      </w:pPr>
    </w:p>
    <w:p w:rsidR="00457387" w:rsidRDefault="00457387">
      <w:pPr>
        <w:widowControl w:val="0"/>
        <w:autoSpaceDE w:val="0"/>
        <w:autoSpaceDN w:val="0"/>
        <w:adjustRightInd w:val="0"/>
        <w:spacing w:after="0" w:line="123" w:lineRule="exact"/>
        <w:rPr>
          <w:ins w:id="29" w:author="Josias" w:date="2016-06-06T13:19:00Z"/>
          <w:rFonts w:ascii="Times New Roman" w:hAnsi="Times New Roman" w:cs="Times New Roman"/>
          <w:sz w:val="24"/>
          <w:szCs w:val="24"/>
          <w:lang w:val="pt-BR"/>
        </w:rPr>
      </w:pPr>
    </w:p>
    <w:p w:rsidR="00457387" w:rsidRDefault="00457387">
      <w:pPr>
        <w:widowControl w:val="0"/>
        <w:autoSpaceDE w:val="0"/>
        <w:autoSpaceDN w:val="0"/>
        <w:adjustRightInd w:val="0"/>
        <w:spacing w:after="0" w:line="123" w:lineRule="exact"/>
        <w:rPr>
          <w:ins w:id="30" w:author="Josias" w:date="2016-06-06T13:19:00Z"/>
          <w:rFonts w:ascii="Times New Roman" w:hAnsi="Times New Roman" w:cs="Times New Roman"/>
          <w:sz w:val="24"/>
          <w:szCs w:val="24"/>
          <w:lang w:val="pt-BR"/>
        </w:rPr>
      </w:pPr>
    </w:p>
    <w:p w:rsidR="00457387" w:rsidRDefault="00457387">
      <w:pPr>
        <w:widowControl w:val="0"/>
        <w:autoSpaceDE w:val="0"/>
        <w:autoSpaceDN w:val="0"/>
        <w:adjustRightInd w:val="0"/>
        <w:spacing w:after="0" w:line="123" w:lineRule="exact"/>
        <w:rPr>
          <w:ins w:id="31" w:author="Josias" w:date="2016-06-06T13:19:00Z"/>
          <w:rFonts w:ascii="Times New Roman" w:hAnsi="Times New Roman" w:cs="Times New Roman"/>
          <w:sz w:val="24"/>
          <w:szCs w:val="24"/>
          <w:lang w:val="pt-BR"/>
        </w:rPr>
      </w:pPr>
    </w:p>
    <w:p w:rsidR="00457387" w:rsidRDefault="00457387">
      <w:pPr>
        <w:widowControl w:val="0"/>
        <w:autoSpaceDE w:val="0"/>
        <w:autoSpaceDN w:val="0"/>
        <w:adjustRightInd w:val="0"/>
        <w:spacing w:after="0" w:line="123" w:lineRule="exact"/>
        <w:rPr>
          <w:ins w:id="32" w:author="Josias" w:date="2016-06-06T13:19:00Z"/>
          <w:rFonts w:ascii="Times New Roman" w:hAnsi="Times New Roman" w:cs="Times New Roman"/>
          <w:sz w:val="24"/>
          <w:szCs w:val="24"/>
          <w:lang w:val="pt-BR"/>
        </w:rPr>
      </w:pPr>
    </w:p>
    <w:p w:rsidR="00457387" w:rsidRDefault="00457387">
      <w:pPr>
        <w:widowControl w:val="0"/>
        <w:autoSpaceDE w:val="0"/>
        <w:autoSpaceDN w:val="0"/>
        <w:adjustRightInd w:val="0"/>
        <w:spacing w:after="0" w:line="123" w:lineRule="exact"/>
        <w:rPr>
          <w:ins w:id="33" w:author="Josias" w:date="2016-06-06T13:19:00Z"/>
          <w:rFonts w:ascii="Times New Roman" w:hAnsi="Times New Roman" w:cs="Times New Roman"/>
          <w:sz w:val="24"/>
          <w:szCs w:val="24"/>
          <w:lang w:val="pt-BR"/>
        </w:rPr>
      </w:pPr>
    </w:p>
    <w:p w:rsidR="00457387" w:rsidRDefault="00457387">
      <w:pPr>
        <w:widowControl w:val="0"/>
        <w:autoSpaceDE w:val="0"/>
        <w:autoSpaceDN w:val="0"/>
        <w:adjustRightInd w:val="0"/>
        <w:spacing w:after="0" w:line="123" w:lineRule="exact"/>
        <w:rPr>
          <w:ins w:id="34" w:author="Josias" w:date="2016-06-06T13:19:00Z"/>
          <w:rFonts w:ascii="Times New Roman" w:hAnsi="Times New Roman" w:cs="Times New Roman"/>
          <w:sz w:val="24"/>
          <w:szCs w:val="24"/>
          <w:lang w:val="pt-BR"/>
        </w:rPr>
      </w:pPr>
    </w:p>
    <w:p w:rsidR="00457387" w:rsidRDefault="00457387">
      <w:pPr>
        <w:widowControl w:val="0"/>
        <w:autoSpaceDE w:val="0"/>
        <w:autoSpaceDN w:val="0"/>
        <w:adjustRightInd w:val="0"/>
        <w:spacing w:after="0" w:line="123" w:lineRule="exact"/>
        <w:rPr>
          <w:ins w:id="35" w:author="Josias" w:date="2016-06-06T13:19:00Z"/>
          <w:rFonts w:ascii="Times New Roman" w:hAnsi="Times New Roman" w:cs="Times New Roman"/>
          <w:sz w:val="24"/>
          <w:szCs w:val="24"/>
          <w:lang w:val="pt-BR"/>
        </w:rPr>
      </w:pPr>
    </w:p>
    <w:p w:rsidR="00457387" w:rsidRPr="005530CD" w:rsidRDefault="00457387">
      <w:pPr>
        <w:widowControl w:val="0"/>
        <w:autoSpaceDE w:val="0"/>
        <w:autoSpaceDN w:val="0"/>
        <w:adjustRightInd w:val="0"/>
        <w:spacing w:after="0" w:line="123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autoSpaceDE w:val="0"/>
        <w:autoSpaceDN w:val="0"/>
        <w:adjustRightInd w:val="0"/>
        <w:spacing w:after="0" w:line="240" w:lineRule="auto"/>
        <w:ind w:left="1140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20"/>
          <w:szCs w:val="20"/>
          <w:lang w:val="pt-BR"/>
        </w:rPr>
        <w:t>III. S</w:t>
      </w:r>
      <w:r w:rsidRPr="005530CD">
        <w:rPr>
          <w:rFonts w:ascii="Arial" w:hAnsi="Arial" w:cs="Arial"/>
          <w:sz w:val="15"/>
          <w:szCs w:val="15"/>
          <w:lang w:val="pt-BR"/>
        </w:rPr>
        <w:t>EGMENTAÇÃO DE</w:t>
      </w:r>
      <w:r w:rsidRPr="005530CD">
        <w:rPr>
          <w:rFonts w:ascii="Arial" w:hAnsi="Arial" w:cs="Arial"/>
          <w:sz w:val="20"/>
          <w:szCs w:val="20"/>
          <w:lang w:val="pt-BR"/>
        </w:rPr>
        <w:t xml:space="preserve"> I</w:t>
      </w:r>
      <w:r w:rsidRPr="005530CD">
        <w:rPr>
          <w:rFonts w:ascii="Arial" w:hAnsi="Arial" w:cs="Arial"/>
          <w:sz w:val="15"/>
          <w:szCs w:val="15"/>
          <w:lang w:val="pt-BR"/>
        </w:rPr>
        <w:t>MAGEM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8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457387" w:rsidRDefault="00457387">
      <w:pPr>
        <w:widowControl w:val="0"/>
        <w:overflowPunct w:val="0"/>
        <w:autoSpaceDE w:val="0"/>
        <w:autoSpaceDN w:val="0"/>
        <w:adjustRightInd w:val="0"/>
        <w:spacing w:after="0" w:line="288" w:lineRule="auto"/>
        <w:ind w:firstLine="199"/>
        <w:jc w:val="both"/>
        <w:rPr>
          <w:ins w:id="36" w:author="Josias" w:date="2016-06-06T13:19:00Z"/>
          <w:rFonts w:ascii="Arial" w:hAnsi="Arial" w:cs="Arial"/>
          <w:sz w:val="18"/>
          <w:szCs w:val="18"/>
          <w:lang w:val="pt-BR"/>
        </w:rPr>
      </w:pPr>
    </w:p>
    <w:p w:rsidR="00457387" w:rsidRPr="00457387" w:rsidRDefault="00457387" w:rsidP="00457387">
      <w:pPr>
        <w:spacing w:line="277" w:lineRule="auto"/>
        <w:ind w:firstLine="199"/>
        <w:jc w:val="both"/>
        <w:rPr>
          <w:ins w:id="37" w:author="Josias" w:date="2016-06-06T13:19:00Z"/>
          <w:rFonts w:ascii="Arial" w:eastAsia="Arial" w:hAnsi="Arial" w:cs="Arial"/>
          <w:sz w:val="18"/>
          <w:szCs w:val="18"/>
          <w:lang w:val="pt-BR"/>
          <w:rPrChange w:id="38" w:author="Josias" w:date="2016-06-06T13:20:00Z">
            <w:rPr>
              <w:ins w:id="39" w:author="Josias" w:date="2016-06-06T13:19:00Z"/>
              <w:rFonts w:ascii="Arial" w:eastAsia="Arial" w:hAnsi="Arial" w:cs="Arial"/>
              <w:sz w:val="18"/>
              <w:szCs w:val="18"/>
            </w:rPr>
          </w:rPrChange>
        </w:rPr>
      </w:pPr>
      <w:ins w:id="40" w:author="Josias" w:date="2016-06-06T13:19:00Z">
        <w:r>
          <w:rPr>
            <w:rFonts w:ascii="Arial" w:eastAsia="Arial" w:hAnsi="Arial" w:cs="Arial"/>
            <w:sz w:val="18"/>
            <w:szCs w:val="18"/>
            <w:lang w:val="pt-BR"/>
          </w:rPr>
          <w:t>Na figura 0</w:t>
        </w:r>
      </w:ins>
      <w:ins w:id="41" w:author="Josias" w:date="2016-06-06T13:20:00Z">
        <w:r>
          <w:rPr>
            <w:rFonts w:ascii="Arial" w:eastAsia="Arial" w:hAnsi="Arial" w:cs="Arial"/>
            <w:sz w:val="18"/>
            <w:szCs w:val="18"/>
            <w:lang w:val="pt-BR"/>
          </w:rPr>
          <w:t>3</w:t>
        </w:r>
      </w:ins>
      <w:ins w:id="42" w:author="Josias" w:date="2016-06-06T13:19:00Z">
        <w:r w:rsidRPr="00457387">
          <w:rPr>
            <w:rFonts w:ascii="Arial" w:eastAsia="Arial" w:hAnsi="Arial" w:cs="Arial"/>
            <w:sz w:val="18"/>
            <w:szCs w:val="18"/>
            <w:lang w:val="pt-BR"/>
            <w:rPrChange w:id="43" w:author="Josias" w:date="2016-06-06T13:20:00Z">
              <w:rPr>
                <w:rFonts w:ascii="Arial" w:eastAsia="Arial" w:hAnsi="Arial" w:cs="Arial"/>
                <w:sz w:val="18"/>
                <w:szCs w:val="18"/>
              </w:rPr>
            </w:rPrChange>
          </w:rPr>
          <w:t xml:space="preserve"> é ilustrado o diagrama em blocos do algoritmo de segmentação de objetos implementado nesse artigo baseado no trabalho</w:t>
        </w:r>
        <w:proofErr w:type="gramStart"/>
        <w:r w:rsidRPr="00457387">
          <w:rPr>
            <w:rFonts w:ascii="Arial" w:eastAsia="Arial" w:hAnsi="Arial" w:cs="Arial"/>
            <w:sz w:val="18"/>
            <w:szCs w:val="18"/>
            <w:lang w:val="pt-BR"/>
            <w:rPrChange w:id="44" w:author="Josias" w:date="2016-06-06T13:20:00Z">
              <w:rPr>
                <w:rFonts w:ascii="Arial" w:eastAsia="Arial" w:hAnsi="Arial" w:cs="Arial"/>
                <w:sz w:val="18"/>
                <w:szCs w:val="18"/>
              </w:rPr>
            </w:rPrChange>
          </w:rPr>
          <w:t xml:space="preserve">  </w:t>
        </w:r>
        <w:proofErr w:type="gramEnd"/>
        <w:r w:rsidRPr="00457387">
          <w:rPr>
            <w:rFonts w:ascii="Arial" w:eastAsia="Arial" w:hAnsi="Arial" w:cs="Arial"/>
            <w:sz w:val="18"/>
            <w:szCs w:val="18"/>
            <w:lang w:val="pt-BR"/>
            <w:rPrChange w:id="45" w:author="Josias" w:date="2016-06-06T13:20:00Z">
              <w:rPr>
                <w:rFonts w:ascii="Arial" w:eastAsia="Arial" w:hAnsi="Arial" w:cs="Arial"/>
                <w:sz w:val="18"/>
                <w:szCs w:val="18"/>
              </w:rPr>
            </w:rPrChange>
          </w:rPr>
          <w:t xml:space="preserve">proposto por </w:t>
        </w:r>
        <w:proofErr w:type="spellStart"/>
        <w:r w:rsidRPr="00457387">
          <w:rPr>
            <w:rFonts w:ascii="Arial" w:eastAsia="Arial" w:hAnsi="Arial" w:cs="Arial"/>
            <w:sz w:val="18"/>
            <w:szCs w:val="18"/>
            <w:lang w:val="pt-BR"/>
            <w:rPrChange w:id="46" w:author="Josias" w:date="2016-06-06T13:20:00Z">
              <w:rPr>
                <w:rFonts w:ascii="Arial" w:eastAsia="Arial" w:hAnsi="Arial" w:cs="Arial"/>
                <w:sz w:val="18"/>
                <w:szCs w:val="18"/>
              </w:rPr>
            </w:rPrChange>
          </w:rPr>
          <w:t>Horpraset</w:t>
        </w:r>
        <w:proofErr w:type="spellEnd"/>
        <w:r w:rsidRPr="00457387">
          <w:rPr>
            <w:rFonts w:ascii="Arial" w:eastAsia="Arial" w:hAnsi="Arial" w:cs="Arial"/>
            <w:sz w:val="18"/>
            <w:szCs w:val="18"/>
            <w:lang w:val="pt-BR"/>
            <w:rPrChange w:id="47" w:author="Josias" w:date="2016-06-06T13:20:00Z">
              <w:rPr>
                <w:rFonts w:ascii="Arial" w:eastAsia="Arial" w:hAnsi="Arial" w:cs="Arial"/>
                <w:sz w:val="18"/>
                <w:szCs w:val="18"/>
              </w:rPr>
            </w:rPrChange>
          </w:rPr>
          <w:t xml:space="preserve"> </w:t>
        </w:r>
        <w:proofErr w:type="spellStart"/>
        <w:r w:rsidRPr="00457387">
          <w:rPr>
            <w:rFonts w:ascii="Arial" w:eastAsia="Arial" w:hAnsi="Arial" w:cs="Arial"/>
            <w:sz w:val="18"/>
            <w:szCs w:val="18"/>
            <w:lang w:val="pt-BR"/>
            <w:rPrChange w:id="48" w:author="Josias" w:date="2016-06-06T13:20:00Z">
              <w:rPr>
                <w:rFonts w:ascii="Arial" w:eastAsia="Arial" w:hAnsi="Arial" w:cs="Arial"/>
                <w:sz w:val="18"/>
                <w:szCs w:val="18"/>
              </w:rPr>
            </w:rPrChange>
          </w:rPr>
          <w:t>et</w:t>
        </w:r>
        <w:proofErr w:type="spellEnd"/>
        <w:r w:rsidRPr="00457387">
          <w:rPr>
            <w:rFonts w:ascii="Arial" w:eastAsia="Arial" w:hAnsi="Arial" w:cs="Arial"/>
            <w:sz w:val="18"/>
            <w:szCs w:val="18"/>
            <w:lang w:val="pt-BR"/>
            <w:rPrChange w:id="49" w:author="Josias" w:date="2016-06-06T13:20:00Z">
              <w:rPr>
                <w:rFonts w:ascii="Arial" w:eastAsia="Arial" w:hAnsi="Arial" w:cs="Arial"/>
                <w:sz w:val="18"/>
                <w:szCs w:val="18"/>
              </w:rPr>
            </w:rPrChange>
          </w:rPr>
          <w:t xml:space="preserve"> al. [4]. Neste algoritmo é </w:t>
        </w:r>
        <w:proofErr w:type="spellStart"/>
        <w:r w:rsidRPr="00457387">
          <w:rPr>
            <w:rFonts w:ascii="Arial" w:eastAsia="Arial" w:hAnsi="Arial" w:cs="Arial"/>
            <w:sz w:val="18"/>
            <w:szCs w:val="18"/>
            <w:lang w:val="pt-BR"/>
            <w:rPrChange w:id="50" w:author="Josias" w:date="2016-06-06T13:20:00Z">
              <w:rPr>
                <w:rFonts w:ascii="Arial" w:eastAsia="Arial" w:hAnsi="Arial" w:cs="Arial"/>
                <w:sz w:val="18"/>
                <w:szCs w:val="18"/>
              </w:rPr>
            </w:rPrChange>
          </w:rPr>
          <w:t>fetia</w:t>
        </w:r>
        <w:proofErr w:type="spellEnd"/>
        <w:r w:rsidRPr="00457387">
          <w:rPr>
            <w:rFonts w:ascii="Arial" w:eastAsia="Arial" w:hAnsi="Arial" w:cs="Arial"/>
            <w:sz w:val="18"/>
            <w:szCs w:val="18"/>
            <w:lang w:val="pt-BR"/>
            <w:rPrChange w:id="51" w:author="Josias" w:date="2016-06-06T13:20:00Z">
              <w:rPr>
                <w:rFonts w:ascii="Arial" w:eastAsia="Arial" w:hAnsi="Arial" w:cs="Arial"/>
                <w:sz w:val="18"/>
                <w:szCs w:val="18"/>
              </w:rPr>
            </w:rPrChange>
          </w:rPr>
          <w:t xml:space="preserve"> uma modelagem que</w:t>
        </w:r>
        <w:proofErr w:type="gramStart"/>
        <w:r w:rsidRPr="00457387">
          <w:rPr>
            <w:rFonts w:ascii="Arial" w:eastAsia="Arial" w:hAnsi="Arial" w:cs="Arial"/>
            <w:sz w:val="18"/>
            <w:szCs w:val="18"/>
            <w:lang w:val="pt-BR"/>
            <w:rPrChange w:id="52" w:author="Josias" w:date="2016-06-06T13:20:00Z">
              <w:rPr>
                <w:rFonts w:ascii="Arial" w:eastAsia="Arial" w:hAnsi="Arial" w:cs="Arial"/>
                <w:sz w:val="18"/>
                <w:szCs w:val="18"/>
              </w:rPr>
            </w:rPrChange>
          </w:rPr>
          <w:t xml:space="preserve">   </w:t>
        </w:r>
        <w:proofErr w:type="gramEnd"/>
        <w:r w:rsidRPr="00457387">
          <w:rPr>
            <w:rFonts w:ascii="Arial" w:eastAsia="Arial" w:hAnsi="Arial" w:cs="Arial"/>
            <w:sz w:val="18"/>
            <w:szCs w:val="18"/>
            <w:lang w:val="pt-BR"/>
            <w:rPrChange w:id="53" w:author="Josias" w:date="2016-06-06T13:20:00Z">
              <w:rPr>
                <w:rFonts w:ascii="Arial" w:eastAsia="Arial" w:hAnsi="Arial" w:cs="Arial"/>
                <w:sz w:val="18"/>
                <w:szCs w:val="18"/>
              </w:rPr>
            </w:rPrChange>
          </w:rPr>
          <w:t xml:space="preserve">separa a imagem em duas componentes principais: brilho e </w:t>
        </w:r>
        <w:proofErr w:type="spellStart"/>
        <w:r w:rsidRPr="00457387">
          <w:rPr>
            <w:rFonts w:ascii="Arial" w:eastAsia="Arial" w:hAnsi="Arial" w:cs="Arial"/>
            <w:sz w:val="18"/>
            <w:szCs w:val="18"/>
            <w:lang w:val="pt-BR"/>
            <w:rPrChange w:id="54" w:author="Josias" w:date="2016-06-06T13:20:00Z">
              <w:rPr>
                <w:rFonts w:ascii="Arial" w:eastAsia="Arial" w:hAnsi="Arial" w:cs="Arial"/>
                <w:sz w:val="18"/>
                <w:szCs w:val="18"/>
              </w:rPr>
            </w:rPrChange>
          </w:rPr>
          <w:t>cromaticidade</w:t>
        </w:r>
        <w:proofErr w:type="spellEnd"/>
        <w:r w:rsidRPr="00457387">
          <w:rPr>
            <w:rFonts w:ascii="Arial" w:eastAsia="Arial" w:hAnsi="Arial" w:cs="Arial"/>
            <w:sz w:val="18"/>
            <w:szCs w:val="18"/>
            <w:lang w:val="pt-BR"/>
            <w:rPrChange w:id="55" w:author="Josias" w:date="2016-06-06T13:20:00Z">
              <w:rPr>
                <w:rFonts w:ascii="Arial" w:eastAsia="Arial" w:hAnsi="Arial" w:cs="Arial"/>
                <w:sz w:val="18"/>
                <w:szCs w:val="18"/>
              </w:rPr>
            </w:rPrChange>
          </w:rPr>
          <w:t xml:space="preserve">. </w:t>
        </w:r>
        <w:proofErr w:type="gramStart"/>
        <w:r w:rsidRPr="00457387">
          <w:rPr>
            <w:rFonts w:ascii="Arial" w:eastAsia="Arial" w:hAnsi="Arial" w:cs="Arial"/>
            <w:sz w:val="18"/>
            <w:szCs w:val="18"/>
            <w:lang w:val="pt-BR"/>
            <w:rPrChange w:id="56" w:author="Josias" w:date="2016-06-06T13:20:00Z">
              <w:rPr>
                <w:rFonts w:ascii="Arial" w:eastAsia="Arial" w:hAnsi="Arial" w:cs="Arial"/>
                <w:sz w:val="18"/>
                <w:szCs w:val="18"/>
              </w:rPr>
            </w:rPrChange>
          </w:rPr>
          <w:t>a</w:t>
        </w:r>
        <w:proofErr w:type="gramEnd"/>
        <w:r w:rsidRPr="00457387">
          <w:rPr>
            <w:rFonts w:ascii="Arial" w:eastAsia="Arial" w:hAnsi="Arial" w:cs="Arial"/>
            <w:sz w:val="18"/>
            <w:szCs w:val="18"/>
            <w:lang w:val="pt-BR"/>
            <w:rPrChange w:id="57" w:author="Josias" w:date="2016-06-06T13:20:00Z">
              <w:rPr>
                <w:rFonts w:ascii="Arial" w:eastAsia="Arial" w:hAnsi="Arial" w:cs="Arial"/>
                <w:sz w:val="18"/>
                <w:szCs w:val="18"/>
              </w:rPr>
            </w:rPrChange>
          </w:rPr>
          <w:t xml:space="preserve"> primeira etapa do processo de segmentação é a modelagem do fundo, classificando cada pixel quanto à cor esperada, seu desvio padrão de cor e variações de distorção de brilho ( ) e distorção de cor (CD). Na </w:t>
        </w:r>
        <w:proofErr w:type="spellStart"/>
        <w:r w:rsidRPr="00457387">
          <w:rPr>
            <w:rFonts w:ascii="Arial" w:eastAsia="Arial" w:hAnsi="Arial" w:cs="Arial"/>
            <w:sz w:val="18"/>
            <w:szCs w:val="18"/>
            <w:lang w:val="pt-BR"/>
            <w:rPrChange w:id="58" w:author="Josias" w:date="2016-06-06T13:20:00Z">
              <w:rPr>
                <w:rFonts w:ascii="Arial" w:eastAsia="Arial" w:hAnsi="Arial" w:cs="Arial"/>
                <w:sz w:val="18"/>
                <w:szCs w:val="18"/>
              </w:rPr>
            </w:rPrChange>
          </w:rPr>
          <w:t>sequencia</w:t>
        </w:r>
        <w:proofErr w:type="spellEnd"/>
        <w:r w:rsidRPr="00457387">
          <w:rPr>
            <w:rFonts w:ascii="Arial" w:eastAsia="Arial" w:hAnsi="Arial" w:cs="Arial"/>
            <w:sz w:val="18"/>
            <w:szCs w:val="18"/>
            <w:lang w:val="pt-BR"/>
            <w:rPrChange w:id="59" w:author="Josias" w:date="2016-06-06T13:20:00Z">
              <w:rPr>
                <w:rFonts w:ascii="Arial" w:eastAsia="Arial" w:hAnsi="Arial" w:cs="Arial"/>
                <w:sz w:val="18"/>
                <w:szCs w:val="18"/>
              </w:rPr>
            </w:rPrChange>
          </w:rPr>
          <w:t xml:space="preserve"> é feita a normalização dos histogramas de e CD, uma vez que essas grandezas não apresentam distribuições gaussianas. A partir dessas distribuições são estabelecidos os limiares de comparação que são utilizados na etapa de classificação de cada elemento de imagem. Dessa maneira</w:t>
        </w:r>
        <w:proofErr w:type="gramStart"/>
        <w:r w:rsidRPr="00457387">
          <w:rPr>
            <w:rFonts w:ascii="Arial" w:eastAsia="Arial" w:hAnsi="Arial" w:cs="Arial"/>
            <w:sz w:val="18"/>
            <w:szCs w:val="18"/>
            <w:lang w:val="pt-BR"/>
            <w:rPrChange w:id="60" w:author="Josias" w:date="2016-06-06T13:20:00Z">
              <w:rPr>
                <w:rFonts w:ascii="Arial" w:eastAsia="Arial" w:hAnsi="Arial" w:cs="Arial"/>
                <w:sz w:val="18"/>
                <w:szCs w:val="18"/>
              </w:rPr>
            </w:rPrChange>
          </w:rPr>
          <w:t xml:space="preserve">  </w:t>
        </w:r>
        <w:proofErr w:type="gramEnd"/>
        <w:r w:rsidRPr="00457387">
          <w:rPr>
            <w:rFonts w:ascii="Arial" w:eastAsia="Arial" w:hAnsi="Arial" w:cs="Arial"/>
            <w:sz w:val="18"/>
            <w:szCs w:val="18"/>
            <w:lang w:val="pt-BR"/>
            <w:rPrChange w:id="61" w:author="Josias" w:date="2016-06-06T13:20:00Z">
              <w:rPr>
                <w:rFonts w:ascii="Arial" w:eastAsia="Arial" w:hAnsi="Arial" w:cs="Arial"/>
                <w:sz w:val="18"/>
                <w:szCs w:val="18"/>
              </w:rPr>
            </w:rPrChange>
          </w:rPr>
          <w:t xml:space="preserve">é possível fazer a classificação dos pixels com pertencentes as seguintes categorias: imagem de Fundo Original (B), Sombra (S), e Objeto  (F), das quais a última é a de principal interesse, mapeando a localização da imagem que apresenta os limiares desejados de e CD para a extração do satisfatória da imagem de fundo. Toda etapa de modelagem da imagem de fundo é realizado sem a presença de objetos em movimento. São capturados XX </w:t>
        </w:r>
        <w:proofErr w:type="spellStart"/>
        <w:r w:rsidRPr="00457387">
          <w:rPr>
            <w:rFonts w:ascii="Arial" w:eastAsia="Arial" w:hAnsi="Arial" w:cs="Arial"/>
            <w:sz w:val="18"/>
            <w:szCs w:val="18"/>
            <w:lang w:val="pt-BR"/>
            <w:rPrChange w:id="62" w:author="Josias" w:date="2016-06-06T13:20:00Z">
              <w:rPr>
                <w:rFonts w:ascii="Arial" w:eastAsia="Arial" w:hAnsi="Arial" w:cs="Arial"/>
                <w:sz w:val="18"/>
                <w:szCs w:val="18"/>
              </w:rPr>
            </w:rPrChange>
          </w:rPr>
          <w:t>quadors</w:t>
        </w:r>
        <w:proofErr w:type="spellEnd"/>
        <w:r w:rsidRPr="00457387">
          <w:rPr>
            <w:rFonts w:ascii="Arial" w:eastAsia="Arial" w:hAnsi="Arial" w:cs="Arial"/>
            <w:sz w:val="18"/>
            <w:szCs w:val="18"/>
            <w:lang w:val="pt-BR"/>
            <w:rPrChange w:id="63" w:author="Josias" w:date="2016-06-06T13:20:00Z">
              <w:rPr>
                <w:rFonts w:ascii="Arial" w:eastAsia="Arial" w:hAnsi="Arial" w:cs="Arial"/>
                <w:sz w:val="18"/>
                <w:szCs w:val="18"/>
              </w:rPr>
            </w:rPrChange>
          </w:rPr>
          <w:t xml:space="preserve"> para obtenção dos parâmetros desse modelo. Durante a etapa de classificação, para cada pixel da imagem corrente é efetuado o cálculo da distorção de cor e brilho que são comparados com os limiares previamente estabelecidos na etapa de aprendizado a fim de destacar os elementos de imagem pertencentes ao objeto.</w:t>
        </w:r>
      </w:ins>
    </w:p>
    <w:p w:rsidR="00457387" w:rsidRDefault="00457387">
      <w:pPr>
        <w:widowControl w:val="0"/>
        <w:overflowPunct w:val="0"/>
        <w:autoSpaceDE w:val="0"/>
        <w:autoSpaceDN w:val="0"/>
        <w:adjustRightInd w:val="0"/>
        <w:spacing w:after="0" w:line="288" w:lineRule="auto"/>
        <w:ind w:firstLine="199"/>
        <w:jc w:val="both"/>
        <w:rPr>
          <w:ins w:id="64" w:author="Josias" w:date="2016-06-06T13:19:00Z"/>
          <w:rFonts w:ascii="Arial" w:hAnsi="Arial" w:cs="Arial"/>
          <w:sz w:val="18"/>
          <w:szCs w:val="18"/>
          <w:lang w:val="pt-BR"/>
        </w:rPr>
      </w:pPr>
    </w:p>
    <w:p w:rsidR="00881BF8" w:rsidRPr="003421A3" w:rsidDel="00457387" w:rsidRDefault="007248EB">
      <w:pPr>
        <w:widowControl w:val="0"/>
        <w:overflowPunct w:val="0"/>
        <w:autoSpaceDE w:val="0"/>
        <w:autoSpaceDN w:val="0"/>
        <w:adjustRightInd w:val="0"/>
        <w:spacing w:after="0" w:line="288" w:lineRule="auto"/>
        <w:ind w:firstLine="199"/>
        <w:jc w:val="both"/>
        <w:rPr>
          <w:del w:id="65" w:author="Josias" w:date="2016-06-06T13:20:00Z"/>
          <w:rFonts w:ascii="Times New Roman" w:hAnsi="Times New Roman" w:cs="Times New Roman"/>
          <w:sz w:val="24"/>
          <w:szCs w:val="24"/>
          <w:lang w:val="pt-BR"/>
          <w:rPrChange w:id="66" w:author="Josias" w:date="2016-06-06T12:11:00Z">
            <w:rPr>
              <w:del w:id="67" w:author="Josias" w:date="2016-06-06T13:20:00Z"/>
              <w:rFonts w:ascii="Times New Roman" w:hAnsi="Times New Roman" w:cs="Times New Roman"/>
              <w:sz w:val="24"/>
              <w:szCs w:val="24"/>
            </w:rPr>
          </w:rPrChange>
        </w:rPr>
      </w:pPr>
      <w:del w:id="68" w:author="Josias" w:date="2016-06-06T13:20:00Z">
        <w:r w:rsidRPr="005530CD" w:rsidDel="00457387">
          <w:rPr>
            <w:rFonts w:ascii="Arial" w:hAnsi="Arial" w:cs="Arial"/>
            <w:sz w:val="18"/>
            <w:szCs w:val="18"/>
            <w:lang w:val="pt-BR"/>
          </w:rPr>
          <w:delText xml:space="preserve">Conforme proposto por Horpraset et al. </w:delText>
        </w:r>
        <w:r w:rsidRPr="003421A3" w:rsidDel="00457387">
          <w:rPr>
            <w:rFonts w:ascii="Arial" w:hAnsi="Arial" w:cs="Arial"/>
            <w:sz w:val="18"/>
            <w:szCs w:val="18"/>
            <w:lang w:val="pt-BR"/>
            <w:rPrChange w:id="69" w:author="Josias" w:date="2016-06-06T12:11:00Z">
              <w:rPr>
                <w:rFonts w:ascii="Arial" w:hAnsi="Arial" w:cs="Arial"/>
                <w:sz w:val="18"/>
                <w:szCs w:val="18"/>
              </w:rPr>
            </w:rPrChange>
          </w:rPr>
          <w:delText>[4], que descreve uma modelagem de cor que separa a imagem em duas componentes principais: brilho e cromaticidade, a primeira etapa do processo de segmentação é a modelagem do fundo,</w:delText>
        </w:r>
      </w:del>
    </w:p>
    <w:p w:rsidR="00881BF8" w:rsidRPr="003421A3" w:rsidDel="00457387" w:rsidRDefault="00881BF8">
      <w:pPr>
        <w:widowControl w:val="0"/>
        <w:autoSpaceDE w:val="0"/>
        <w:autoSpaceDN w:val="0"/>
        <w:adjustRightInd w:val="0"/>
        <w:spacing w:after="0" w:line="240" w:lineRule="auto"/>
        <w:rPr>
          <w:del w:id="70" w:author="Josias" w:date="2016-06-06T13:18:00Z"/>
          <w:rFonts w:ascii="Times New Roman" w:hAnsi="Times New Roman" w:cs="Times New Roman"/>
          <w:sz w:val="24"/>
          <w:szCs w:val="24"/>
          <w:lang w:val="pt-BR"/>
          <w:rPrChange w:id="71" w:author="Josias" w:date="2016-06-06T12:11:00Z">
            <w:rPr>
              <w:del w:id="72" w:author="Josias" w:date="2016-06-06T13:18:00Z"/>
              <w:rFonts w:ascii="Times New Roman" w:hAnsi="Times New Roman" w:cs="Times New Roman"/>
              <w:sz w:val="24"/>
              <w:szCs w:val="24"/>
            </w:rPr>
          </w:rPrChange>
        </w:rPr>
        <w:sectPr w:rsidR="00881BF8" w:rsidRPr="003421A3" w:rsidDel="00457387">
          <w:type w:val="continuous"/>
          <w:pgSz w:w="12240" w:h="15840"/>
          <w:pgMar w:top="982" w:right="980" w:bottom="1142" w:left="980" w:header="720" w:footer="720" w:gutter="0"/>
          <w:cols w:num="2" w:space="240" w:equalWidth="0">
            <w:col w:w="5020" w:space="240"/>
            <w:col w:w="5020"/>
          </w:cols>
          <w:noEndnote/>
        </w:sectPr>
      </w:pPr>
    </w:p>
    <w:p w:rsidR="00881BF8" w:rsidRPr="003421A3" w:rsidRDefault="005530C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  <w:rPrChange w:id="73" w:author="Josias" w:date="2016-06-06T12:11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bookmarkStart w:id="74" w:name="page3"/>
      <w:bookmarkEnd w:id="74"/>
      <w:r>
        <w:rPr>
          <w:noProof/>
          <w:lang w:val="pt-BR" w:eastAsia="pt-BR"/>
        </w:rPr>
        <w:lastRenderedPageBreak/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1073150</wp:posOffset>
            </wp:positionH>
            <wp:positionV relativeFrom="page">
              <wp:posOffset>641985</wp:posOffset>
            </wp:positionV>
            <wp:extent cx="2286000" cy="1714500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1BF8" w:rsidRPr="003421A3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  <w:rPrChange w:id="75" w:author="Josias" w:date="2016-06-06T12:11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:rsidR="00881BF8" w:rsidRPr="003421A3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  <w:rPrChange w:id="76" w:author="Josias" w:date="2016-06-06T12:11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:rsidR="00881BF8" w:rsidRPr="003421A3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  <w:rPrChange w:id="77" w:author="Josias" w:date="2016-06-06T12:11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:rsidR="00881BF8" w:rsidRPr="003421A3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  <w:rPrChange w:id="78" w:author="Josias" w:date="2016-06-06T12:11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:rsidR="00881BF8" w:rsidRPr="003421A3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  <w:rPrChange w:id="79" w:author="Josias" w:date="2016-06-06T12:11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:rsidR="00881BF8" w:rsidRPr="003421A3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  <w:rPrChange w:id="80" w:author="Josias" w:date="2016-06-06T12:11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:rsidR="00881BF8" w:rsidRPr="003421A3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  <w:rPrChange w:id="81" w:author="Josias" w:date="2016-06-06T12:11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:rsidR="00881BF8" w:rsidRPr="003421A3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  <w:rPrChange w:id="82" w:author="Josias" w:date="2016-06-06T12:11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:rsidR="00881BF8" w:rsidRPr="003421A3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  <w:rPrChange w:id="83" w:author="Josias" w:date="2016-06-06T12:11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:rsidR="00881BF8" w:rsidRPr="003421A3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  <w:rPrChange w:id="84" w:author="Josias" w:date="2016-06-06T12:11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:rsidR="00881BF8" w:rsidRPr="003421A3" w:rsidRDefault="00881BF8">
      <w:pPr>
        <w:widowControl w:val="0"/>
        <w:autoSpaceDE w:val="0"/>
        <w:autoSpaceDN w:val="0"/>
        <w:adjustRightInd w:val="0"/>
        <w:spacing w:after="0" w:line="283" w:lineRule="exact"/>
        <w:rPr>
          <w:rFonts w:ascii="Times New Roman" w:hAnsi="Times New Roman" w:cs="Times New Roman"/>
          <w:sz w:val="24"/>
          <w:szCs w:val="24"/>
          <w:lang w:val="pt-BR"/>
          <w:rPrChange w:id="85" w:author="Josias" w:date="2016-06-06T12:11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:rsidR="00881BF8" w:rsidRPr="005530CD" w:rsidRDefault="007248EB">
      <w:pPr>
        <w:widowControl w:val="0"/>
        <w:autoSpaceDE w:val="0"/>
        <w:autoSpaceDN w:val="0"/>
        <w:adjustRightInd w:val="0"/>
        <w:spacing w:after="0" w:line="240" w:lineRule="auto"/>
        <w:ind w:left="1720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16"/>
          <w:szCs w:val="16"/>
          <w:lang w:val="pt-BR"/>
        </w:rPr>
        <w:t xml:space="preserve">Figura 1.  </w:t>
      </w:r>
      <w:proofErr w:type="spellStart"/>
      <w:r w:rsidRPr="005530CD">
        <w:rPr>
          <w:rFonts w:ascii="Arial" w:hAnsi="Arial" w:cs="Arial"/>
          <w:sz w:val="16"/>
          <w:szCs w:val="16"/>
          <w:lang w:val="pt-BR"/>
        </w:rPr>
        <w:t>Cubieboard</w:t>
      </w:r>
      <w:proofErr w:type="spellEnd"/>
      <w:r w:rsidRPr="005530CD">
        <w:rPr>
          <w:rFonts w:ascii="Arial" w:hAnsi="Arial" w:cs="Arial"/>
          <w:sz w:val="16"/>
          <w:szCs w:val="16"/>
          <w:lang w:val="pt-BR"/>
        </w:rPr>
        <w:t xml:space="preserve"> </w:t>
      </w:r>
      <w:proofErr w:type="gramStart"/>
      <w:r w:rsidRPr="005530CD">
        <w:rPr>
          <w:rFonts w:ascii="Arial" w:hAnsi="Arial" w:cs="Arial"/>
          <w:sz w:val="16"/>
          <w:szCs w:val="16"/>
          <w:lang w:val="pt-BR"/>
        </w:rPr>
        <w:t>2</w:t>
      </w:r>
      <w:proofErr w:type="gramEnd"/>
    </w:p>
    <w:p w:rsidR="00881BF8" w:rsidRPr="005530CD" w:rsidRDefault="005530C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posOffset>450850</wp:posOffset>
            </wp:positionH>
            <wp:positionV relativeFrom="paragraph">
              <wp:posOffset>200025</wp:posOffset>
            </wp:positionV>
            <wp:extent cx="2286000" cy="1645920"/>
            <wp:effectExtent l="1905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319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autoSpaceDE w:val="0"/>
        <w:autoSpaceDN w:val="0"/>
        <w:adjustRightInd w:val="0"/>
        <w:spacing w:after="0" w:line="240" w:lineRule="auto"/>
        <w:ind w:left="1660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16"/>
          <w:szCs w:val="16"/>
          <w:lang w:val="pt-BR"/>
        </w:rPr>
        <w:t xml:space="preserve">Figura 2.  </w:t>
      </w:r>
      <w:proofErr w:type="spellStart"/>
      <w:r w:rsidRPr="005530CD">
        <w:rPr>
          <w:rFonts w:ascii="Arial" w:hAnsi="Arial" w:cs="Arial"/>
          <w:sz w:val="16"/>
          <w:szCs w:val="16"/>
          <w:lang w:val="pt-BR"/>
        </w:rPr>
        <w:t>Raspberry</w:t>
      </w:r>
      <w:proofErr w:type="spellEnd"/>
      <w:r w:rsidRPr="005530CD">
        <w:rPr>
          <w:rFonts w:ascii="Arial" w:hAnsi="Arial" w:cs="Arial"/>
          <w:sz w:val="16"/>
          <w:szCs w:val="16"/>
          <w:lang w:val="pt-BR"/>
        </w:rPr>
        <w:t xml:space="preserve"> PI </w:t>
      </w:r>
      <w:proofErr w:type="gramStart"/>
      <w:r w:rsidRPr="005530CD">
        <w:rPr>
          <w:rFonts w:ascii="Arial" w:hAnsi="Arial" w:cs="Arial"/>
          <w:sz w:val="16"/>
          <w:szCs w:val="16"/>
          <w:lang w:val="pt-BR"/>
        </w:rPr>
        <w:t>2</w:t>
      </w:r>
      <w:proofErr w:type="gramEnd"/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66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Del="00457387" w:rsidRDefault="007248EB">
      <w:pPr>
        <w:widowControl w:val="0"/>
        <w:overflowPunct w:val="0"/>
        <w:autoSpaceDE w:val="0"/>
        <w:autoSpaceDN w:val="0"/>
        <w:adjustRightInd w:val="0"/>
        <w:spacing w:after="0" w:line="278" w:lineRule="auto"/>
        <w:jc w:val="both"/>
        <w:rPr>
          <w:del w:id="86" w:author="Josias" w:date="2016-06-06T13:20:00Z"/>
          <w:rFonts w:ascii="Times New Roman" w:hAnsi="Times New Roman" w:cs="Times New Roman"/>
          <w:sz w:val="24"/>
          <w:szCs w:val="24"/>
          <w:lang w:val="pt-BR"/>
        </w:rPr>
      </w:pPr>
      <w:del w:id="87" w:author="Josias" w:date="2016-06-06T13:20:00Z">
        <w:r w:rsidRPr="005530CD" w:rsidDel="00457387">
          <w:rPr>
            <w:rFonts w:ascii="Arial" w:hAnsi="Arial" w:cs="Arial"/>
            <w:sz w:val="18"/>
            <w:szCs w:val="18"/>
            <w:lang w:val="pt-BR"/>
          </w:rPr>
          <w:delText>classificando cada pixel quanto à cor esperada, seu desvio padrão de cor e variações de desbalanço de brilho ( ) e desbalanço de cromaticidade (CD). Na sequencia é feita a normalização dos histogramas de e CD, uma vez que essas grandezas não apresentam distribuições gaussianas. Por fim, é possível fazer a classificação dos pixels em quatro categorias: Fundo Original (B), Sombra (S), Destaque de Fundo (H) e Objeto de Movimento (F), das quais a última é a de principal interesse, mapeando a localização da imagem que apresenta os limiares desejados de e CD para a extração do satisfatória da imagem de fundo.</w:delText>
        </w:r>
      </w:del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9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overflowPunct w:val="0"/>
        <w:autoSpaceDE w:val="0"/>
        <w:autoSpaceDN w:val="0"/>
        <w:adjustRightInd w:val="0"/>
        <w:spacing w:after="0" w:line="280" w:lineRule="auto"/>
        <w:ind w:firstLine="199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18"/>
          <w:szCs w:val="18"/>
          <w:lang w:val="pt-BR"/>
        </w:rPr>
        <w:t xml:space="preserve">O </w:t>
      </w:r>
      <w:del w:id="88" w:author="Josias" w:date="2016-06-06T13:20:00Z">
        <w:r w:rsidRPr="005530CD" w:rsidDel="00457387">
          <w:rPr>
            <w:rFonts w:ascii="Arial" w:hAnsi="Arial" w:cs="Arial"/>
            <w:sz w:val="18"/>
            <w:szCs w:val="18"/>
            <w:lang w:val="pt-BR"/>
          </w:rPr>
          <w:delText xml:space="preserve">referido </w:delText>
        </w:r>
      </w:del>
      <w:r w:rsidRPr="005530CD">
        <w:rPr>
          <w:rFonts w:ascii="Arial" w:hAnsi="Arial" w:cs="Arial"/>
          <w:sz w:val="18"/>
          <w:szCs w:val="18"/>
          <w:lang w:val="pt-BR"/>
        </w:rPr>
        <w:t xml:space="preserve">algoritmo </w:t>
      </w:r>
      <w:ins w:id="89" w:author="Josias" w:date="2016-06-06T13:20:00Z">
        <w:r w:rsidR="00457387">
          <w:rPr>
            <w:rFonts w:ascii="Arial" w:hAnsi="Arial" w:cs="Arial"/>
            <w:sz w:val="18"/>
            <w:szCs w:val="18"/>
            <w:lang w:val="pt-BR"/>
          </w:rPr>
          <w:t xml:space="preserve">supracitado </w:t>
        </w:r>
      </w:ins>
      <w:r w:rsidRPr="005530CD">
        <w:rPr>
          <w:rFonts w:ascii="Arial" w:hAnsi="Arial" w:cs="Arial"/>
          <w:sz w:val="18"/>
          <w:szCs w:val="18"/>
          <w:lang w:val="pt-BR"/>
        </w:rPr>
        <w:t xml:space="preserve">foi </w:t>
      </w:r>
      <w:proofErr w:type="gramStart"/>
      <w:r w:rsidRPr="005530CD">
        <w:rPr>
          <w:rFonts w:ascii="Arial" w:hAnsi="Arial" w:cs="Arial"/>
          <w:sz w:val="18"/>
          <w:szCs w:val="18"/>
          <w:lang w:val="pt-BR"/>
        </w:rPr>
        <w:t>implementado</w:t>
      </w:r>
      <w:proofErr w:type="gramEnd"/>
      <w:r w:rsidRPr="005530CD">
        <w:rPr>
          <w:rFonts w:ascii="Arial" w:hAnsi="Arial" w:cs="Arial"/>
          <w:sz w:val="18"/>
          <w:szCs w:val="18"/>
          <w:lang w:val="pt-BR"/>
        </w:rPr>
        <w:t xml:space="preserve"> na linguagem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Python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, que tem sido largamente utilizada em computação científica devido a características como sintaxe simplificada,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modularidade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,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tipagem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 dinâmica,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gerênciamento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 de memória automático dentre diversos outros recursos [5]. Utilizou-se também como arcabouço básico as bibliotecas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Numpy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, que disponibiliza recursos de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algebra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 linear, e a biblioteca </w:t>
      </w:r>
      <w:proofErr w:type="spellStart"/>
      <w:proofErr w:type="gramStart"/>
      <w:r w:rsidRPr="005530CD">
        <w:rPr>
          <w:rFonts w:ascii="Arial" w:hAnsi="Arial" w:cs="Arial"/>
          <w:sz w:val="18"/>
          <w:szCs w:val="18"/>
          <w:lang w:val="pt-BR"/>
        </w:rPr>
        <w:t>OpenCV</w:t>
      </w:r>
      <w:proofErr w:type="spellEnd"/>
      <w:proofErr w:type="gramEnd"/>
      <w:r w:rsidRPr="005530CD">
        <w:rPr>
          <w:rFonts w:ascii="Arial" w:hAnsi="Arial" w:cs="Arial"/>
          <w:sz w:val="18"/>
          <w:szCs w:val="18"/>
          <w:lang w:val="pt-BR"/>
        </w:rPr>
        <w:t xml:space="preserve"> que dispõe de recursos para manipulação de imagens. </w:t>
      </w:r>
      <w:del w:id="90" w:author="Josias" w:date="2016-06-06T13:21:00Z">
        <w:r w:rsidRPr="005530CD" w:rsidDel="00457387">
          <w:rPr>
            <w:rFonts w:ascii="Arial" w:hAnsi="Arial" w:cs="Arial"/>
            <w:sz w:val="18"/>
            <w:szCs w:val="18"/>
            <w:lang w:val="pt-BR"/>
          </w:rPr>
          <w:delText>A figura 3 mostra um fluxograma do algoritmo implementado e abaixo</w:delText>
        </w:r>
      </w:del>
      <w:ins w:id="91" w:author="Josias" w:date="2016-06-06T13:21:00Z">
        <w:r w:rsidR="00457387">
          <w:rPr>
            <w:rFonts w:ascii="Arial" w:hAnsi="Arial" w:cs="Arial"/>
            <w:sz w:val="18"/>
            <w:szCs w:val="18"/>
            <w:lang w:val="pt-BR"/>
          </w:rPr>
          <w:t>A seguir</w:t>
        </w:r>
      </w:ins>
      <w:r w:rsidRPr="005530CD">
        <w:rPr>
          <w:rFonts w:ascii="Arial" w:hAnsi="Arial" w:cs="Arial"/>
          <w:sz w:val="18"/>
          <w:szCs w:val="18"/>
          <w:lang w:val="pt-BR"/>
        </w:rPr>
        <w:t xml:space="preserve"> podem ser observadas as primeiras linhas do script desenvolvido, onde é possível ver a importação das referidas bibliotecas bem como a definição e configuração da resolução do dispositivo de captura de imagem: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124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Default="007248EB">
      <w:pPr>
        <w:widowControl w:val="0"/>
        <w:overflowPunct w:val="0"/>
        <w:autoSpaceDE w:val="0"/>
        <w:autoSpaceDN w:val="0"/>
        <w:adjustRightInd w:val="0"/>
        <w:spacing w:after="0" w:line="223" w:lineRule="auto"/>
        <w:ind w:right="308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Arial" w:hAnsi="Arial" w:cs="Arial"/>
          <w:color w:val="FF005A"/>
          <w:sz w:val="18"/>
          <w:szCs w:val="18"/>
        </w:rPr>
        <w:t>import</w:t>
      </w:r>
      <w:proofErr w:type="gramEnd"/>
      <w:r>
        <w:rPr>
          <w:rFonts w:ascii="Arial" w:hAnsi="Arial" w:cs="Arial"/>
          <w:color w:val="FF005A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009600"/>
          <w:sz w:val="18"/>
          <w:szCs w:val="18"/>
        </w:rPr>
        <w:t>numpy</w:t>
      </w:r>
      <w:proofErr w:type="spellEnd"/>
      <w:r>
        <w:rPr>
          <w:rFonts w:ascii="Arial" w:hAnsi="Arial" w:cs="Arial"/>
          <w:color w:val="009600"/>
          <w:sz w:val="18"/>
          <w:szCs w:val="18"/>
        </w:rPr>
        <w:t xml:space="preserve"> as </w:t>
      </w:r>
      <w:proofErr w:type="spellStart"/>
      <w:r>
        <w:rPr>
          <w:rFonts w:ascii="Arial" w:hAnsi="Arial" w:cs="Arial"/>
          <w:color w:val="009600"/>
          <w:sz w:val="18"/>
          <w:szCs w:val="18"/>
        </w:rPr>
        <w:t>np</w:t>
      </w:r>
      <w:proofErr w:type="spellEnd"/>
      <w:r>
        <w:rPr>
          <w:rFonts w:ascii="Arial" w:hAnsi="Arial" w:cs="Arial"/>
          <w:color w:val="FF005A"/>
          <w:sz w:val="18"/>
          <w:szCs w:val="18"/>
        </w:rPr>
        <w:t xml:space="preserve"> </w:t>
      </w:r>
      <w:r>
        <w:rPr>
          <w:rFonts w:ascii="Arial" w:hAnsi="Arial" w:cs="Arial"/>
          <w:color w:val="FF005A"/>
          <w:sz w:val="18"/>
          <w:szCs w:val="18"/>
        </w:rPr>
        <w:lastRenderedPageBreak/>
        <w:t xml:space="preserve">import </w:t>
      </w:r>
      <w:r>
        <w:rPr>
          <w:rFonts w:ascii="Arial" w:hAnsi="Arial" w:cs="Arial"/>
          <w:color w:val="009600"/>
          <w:sz w:val="18"/>
          <w:szCs w:val="18"/>
        </w:rPr>
        <w:t>cv2</w:t>
      </w:r>
    </w:p>
    <w:p w:rsidR="00881BF8" w:rsidRDefault="007248E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</w:p>
    <w:p w:rsidR="00881BF8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881BF8">
      <w:pPr>
        <w:widowControl w:val="0"/>
        <w:autoSpaceDE w:val="0"/>
        <w:autoSpaceDN w:val="0"/>
        <w:adjustRightInd w:val="0"/>
        <w:spacing w:after="0" w:line="233" w:lineRule="exact"/>
        <w:rPr>
          <w:rFonts w:ascii="Times New Roman" w:hAnsi="Times New Roman" w:cs="Times New Roman"/>
          <w:sz w:val="24"/>
          <w:szCs w:val="24"/>
        </w:rPr>
      </w:pPr>
    </w:p>
    <w:p w:rsidR="00881BF8" w:rsidRPr="005530CD" w:rsidRDefault="007248EB">
      <w:pPr>
        <w:widowControl w:val="0"/>
        <w:autoSpaceDE w:val="0"/>
        <w:autoSpaceDN w:val="0"/>
        <w:adjustRightInd w:val="0"/>
        <w:spacing w:after="0" w:line="240" w:lineRule="auto"/>
        <w:ind w:left="880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16"/>
          <w:szCs w:val="16"/>
          <w:lang w:val="pt-BR"/>
        </w:rPr>
        <w:t>Figura 3.  Algoritmo de Segmentação de Imagem</w:t>
      </w:r>
    </w:p>
    <w:p w:rsidR="00881BF8" w:rsidRPr="005530CD" w:rsidRDefault="005530C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451485</wp:posOffset>
            </wp:positionH>
            <wp:positionV relativeFrom="paragraph">
              <wp:posOffset>-2314575</wp:posOffset>
            </wp:positionV>
            <wp:extent cx="2286000" cy="2063750"/>
            <wp:effectExtent l="1905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06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overflowPunct w:val="0"/>
        <w:autoSpaceDE w:val="0"/>
        <w:autoSpaceDN w:val="0"/>
        <w:adjustRightInd w:val="0"/>
        <w:spacing w:after="0" w:line="223" w:lineRule="auto"/>
        <w:ind w:right="2340"/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proofErr w:type="gramStart"/>
      <w:r w:rsidRPr="005530CD">
        <w:rPr>
          <w:rFonts w:ascii="Arial" w:hAnsi="Arial" w:cs="Arial"/>
          <w:color w:val="009600"/>
          <w:sz w:val="18"/>
          <w:szCs w:val="18"/>
          <w:lang w:val="pt-BR"/>
        </w:rPr>
        <w:t>cap</w:t>
      </w:r>
      <w:proofErr w:type="spellEnd"/>
      <w:proofErr w:type="gramEnd"/>
      <w:r w:rsidRPr="005530CD">
        <w:rPr>
          <w:rFonts w:ascii="Arial" w:hAnsi="Arial" w:cs="Arial"/>
          <w:color w:val="009600"/>
          <w:sz w:val="18"/>
          <w:szCs w:val="18"/>
          <w:lang w:val="pt-BR"/>
        </w:rPr>
        <w:t xml:space="preserve"> </w:t>
      </w:r>
      <w:r w:rsidRPr="005530CD">
        <w:rPr>
          <w:rFonts w:ascii="Arial" w:hAnsi="Arial" w:cs="Arial"/>
          <w:sz w:val="18"/>
          <w:szCs w:val="18"/>
          <w:lang w:val="pt-BR"/>
        </w:rPr>
        <w:t>=</w:t>
      </w:r>
      <w:r w:rsidRPr="005530CD">
        <w:rPr>
          <w:rFonts w:ascii="Arial" w:hAnsi="Arial" w:cs="Arial"/>
          <w:color w:val="009600"/>
          <w:sz w:val="18"/>
          <w:szCs w:val="18"/>
          <w:lang w:val="pt-BR"/>
        </w:rPr>
        <w:t xml:space="preserve"> cv2</w:t>
      </w:r>
      <w:r w:rsidRPr="005530CD">
        <w:rPr>
          <w:rFonts w:ascii="Arial" w:hAnsi="Arial" w:cs="Arial"/>
          <w:sz w:val="18"/>
          <w:szCs w:val="18"/>
          <w:lang w:val="pt-BR"/>
        </w:rPr>
        <w:t>.</w:t>
      </w:r>
      <w:proofErr w:type="spellStart"/>
      <w:r w:rsidRPr="005530CD">
        <w:rPr>
          <w:rFonts w:ascii="Arial" w:hAnsi="Arial" w:cs="Arial"/>
          <w:color w:val="009600"/>
          <w:sz w:val="18"/>
          <w:szCs w:val="18"/>
          <w:lang w:val="pt-BR"/>
        </w:rPr>
        <w:t>VideoCapture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>(0)</w:t>
      </w:r>
      <w:r w:rsidRPr="005530CD">
        <w:rPr>
          <w:rFonts w:ascii="Arial" w:hAnsi="Arial" w:cs="Arial"/>
          <w:color w:val="009600"/>
          <w:sz w:val="18"/>
          <w:szCs w:val="18"/>
          <w:lang w:val="pt-BR"/>
        </w:rPr>
        <w:t xml:space="preserve"> RES_HOR </w:t>
      </w:r>
      <w:r w:rsidRPr="005530CD">
        <w:rPr>
          <w:rFonts w:ascii="Arial" w:hAnsi="Arial" w:cs="Arial"/>
          <w:sz w:val="18"/>
          <w:szCs w:val="18"/>
          <w:lang w:val="pt-BR"/>
        </w:rPr>
        <w:t>= 240</w:t>
      </w:r>
    </w:p>
    <w:p w:rsidR="00881BF8" w:rsidRDefault="007248EB">
      <w:pPr>
        <w:widowControl w:val="0"/>
        <w:autoSpaceDE w:val="0"/>
        <w:autoSpaceDN w:val="0"/>
        <w:adjustRightInd w:val="0"/>
        <w:spacing w:after="0" w:line="23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009600"/>
          <w:sz w:val="18"/>
          <w:szCs w:val="18"/>
        </w:rPr>
        <w:t xml:space="preserve">RES_VERT </w:t>
      </w:r>
      <w:r>
        <w:rPr>
          <w:rFonts w:ascii="Arial" w:hAnsi="Arial" w:cs="Arial"/>
          <w:sz w:val="18"/>
          <w:szCs w:val="18"/>
        </w:rPr>
        <w:t>= 320</w:t>
      </w:r>
    </w:p>
    <w:p w:rsidR="00881BF8" w:rsidRDefault="00881BF8">
      <w:pPr>
        <w:widowControl w:val="0"/>
        <w:autoSpaceDE w:val="0"/>
        <w:autoSpaceDN w:val="0"/>
        <w:adjustRightInd w:val="0"/>
        <w:spacing w:after="0" w:line="14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7248EB">
      <w:pPr>
        <w:widowControl w:val="0"/>
        <w:overflowPunct w:val="0"/>
        <w:autoSpaceDE w:val="0"/>
        <w:autoSpaceDN w:val="0"/>
        <w:adjustRightInd w:val="0"/>
        <w:spacing w:after="0" w:line="223" w:lineRule="auto"/>
        <w:ind w:right="22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Arial" w:hAnsi="Arial" w:cs="Arial"/>
          <w:color w:val="009600"/>
          <w:sz w:val="18"/>
          <w:szCs w:val="18"/>
        </w:rPr>
        <w:t>ret</w:t>
      </w:r>
      <w:proofErr w:type="gramEnd"/>
      <w:r>
        <w:rPr>
          <w:rFonts w:ascii="Arial" w:hAnsi="Arial" w:cs="Arial"/>
          <w:color w:val="009600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=</w:t>
      </w:r>
      <w:r>
        <w:rPr>
          <w:rFonts w:ascii="Arial" w:hAnsi="Arial" w:cs="Arial"/>
          <w:color w:val="00960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009600"/>
          <w:sz w:val="18"/>
          <w:szCs w:val="18"/>
        </w:rPr>
        <w:t>cap</w:t>
      </w:r>
      <w:r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color w:val="FF005A"/>
          <w:sz w:val="18"/>
          <w:szCs w:val="18"/>
        </w:rPr>
        <w:t>set</w:t>
      </w:r>
      <w:proofErr w:type="spellEnd"/>
      <w:r>
        <w:rPr>
          <w:rFonts w:ascii="Arial" w:hAnsi="Arial" w:cs="Arial"/>
          <w:sz w:val="18"/>
          <w:szCs w:val="18"/>
        </w:rPr>
        <w:t>(3,</w:t>
      </w:r>
      <w:r>
        <w:rPr>
          <w:rFonts w:ascii="Arial" w:hAnsi="Arial" w:cs="Arial"/>
          <w:color w:val="009600"/>
          <w:sz w:val="18"/>
          <w:szCs w:val="18"/>
        </w:rPr>
        <w:t xml:space="preserve"> RES_VERT</w:t>
      </w:r>
      <w:r>
        <w:rPr>
          <w:rFonts w:ascii="Arial" w:hAnsi="Arial" w:cs="Arial"/>
          <w:sz w:val="18"/>
          <w:szCs w:val="18"/>
        </w:rPr>
        <w:t>)</w:t>
      </w:r>
      <w:r>
        <w:rPr>
          <w:rFonts w:ascii="Arial" w:hAnsi="Arial" w:cs="Arial"/>
          <w:color w:val="009600"/>
          <w:sz w:val="18"/>
          <w:szCs w:val="18"/>
        </w:rPr>
        <w:t xml:space="preserve"> ret </w:t>
      </w:r>
      <w:r>
        <w:rPr>
          <w:rFonts w:ascii="Arial" w:hAnsi="Arial" w:cs="Arial"/>
          <w:sz w:val="18"/>
          <w:szCs w:val="18"/>
        </w:rPr>
        <w:t>=</w:t>
      </w:r>
      <w:r>
        <w:rPr>
          <w:rFonts w:ascii="Arial" w:hAnsi="Arial" w:cs="Arial"/>
          <w:color w:val="009600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009600"/>
          <w:sz w:val="18"/>
          <w:szCs w:val="18"/>
        </w:rPr>
        <w:t>cap</w:t>
      </w:r>
      <w:r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color w:val="FF005A"/>
          <w:sz w:val="18"/>
          <w:szCs w:val="18"/>
        </w:rPr>
        <w:t>set</w:t>
      </w:r>
      <w:proofErr w:type="spellEnd"/>
      <w:r>
        <w:rPr>
          <w:rFonts w:ascii="Arial" w:hAnsi="Arial" w:cs="Arial"/>
          <w:sz w:val="18"/>
          <w:szCs w:val="18"/>
        </w:rPr>
        <w:t>(4,</w:t>
      </w:r>
      <w:r>
        <w:rPr>
          <w:rFonts w:ascii="Arial" w:hAnsi="Arial" w:cs="Arial"/>
          <w:color w:val="009600"/>
          <w:sz w:val="18"/>
          <w:szCs w:val="18"/>
        </w:rPr>
        <w:t xml:space="preserve"> RES_HOR</w:t>
      </w:r>
      <w:r>
        <w:rPr>
          <w:rFonts w:ascii="Arial" w:hAnsi="Arial" w:cs="Arial"/>
          <w:sz w:val="18"/>
          <w:szCs w:val="18"/>
        </w:rPr>
        <w:t>)</w:t>
      </w:r>
    </w:p>
    <w:p w:rsidR="00881BF8" w:rsidRDefault="00881BF8">
      <w:pPr>
        <w:widowControl w:val="0"/>
        <w:autoSpaceDE w:val="0"/>
        <w:autoSpaceDN w:val="0"/>
        <w:adjustRightInd w:val="0"/>
        <w:spacing w:after="0" w:line="153" w:lineRule="exact"/>
        <w:rPr>
          <w:rFonts w:ascii="Times New Roman" w:hAnsi="Times New Roman" w:cs="Times New Roman"/>
          <w:sz w:val="24"/>
          <w:szCs w:val="24"/>
        </w:rPr>
      </w:pPr>
    </w:p>
    <w:p w:rsidR="00881BF8" w:rsidRPr="005530CD" w:rsidRDefault="007248EB">
      <w:pPr>
        <w:widowControl w:val="0"/>
        <w:overflowPunct w:val="0"/>
        <w:autoSpaceDE w:val="0"/>
        <w:autoSpaceDN w:val="0"/>
        <w:adjustRightInd w:val="0"/>
        <w:spacing w:after="0" w:line="279" w:lineRule="auto"/>
        <w:ind w:firstLine="199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18"/>
          <w:szCs w:val="18"/>
          <w:lang w:val="pt-BR"/>
        </w:rPr>
        <w:t xml:space="preserve">Em </w:t>
      </w:r>
      <w:proofErr w:type="spellStart"/>
      <w:proofErr w:type="gramStart"/>
      <w:r w:rsidRPr="005530CD">
        <w:rPr>
          <w:rFonts w:ascii="Arial" w:hAnsi="Arial" w:cs="Arial"/>
          <w:sz w:val="18"/>
          <w:szCs w:val="18"/>
          <w:lang w:val="pt-BR"/>
        </w:rPr>
        <w:t>linux</w:t>
      </w:r>
      <w:proofErr w:type="spellEnd"/>
      <w:proofErr w:type="gramEnd"/>
      <w:r w:rsidRPr="005530CD">
        <w:rPr>
          <w:rFonts w:ascii="Arial" w:hAnsi="Arial" w:cs="Arial"/>
          <w:sz w:val="18"/>
          <w:szCs w:val="18"/>
          <w:lang w:val="pt-BR"/>
        </w:rPr>
        <w:t xml:space="preserve">, o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driver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 responsável por comunicar com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disposi-tivos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 de vídeos é o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Video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 For Linux - V4L2, através do qual é possível acessar uma série de configurações da câmera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utili-zada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 com o auxílio da aplicação v4l2-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ctl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. Essas configurações permitem a fixação de alguns parâmetros, que normalmente são alterados dinamicamente em câmeras comuns, e que, portanto, prejudicam a análise de segmentação da imagem, uma vez que isso é feito com base em uma imagem prévia de fundo e seus respectivos histogramas de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desbalanço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 de cor e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cromaticidade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>. Desse modo, fixando parâmetros críticos, como Exposição e Saturação, foi possível obter uma boa estabilidade no processo de detecção de objetos e remoção do fundo, abaixo são mostrados os comandos responsáveis por fixar os referidos parâmetros: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11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numPr>
          <w:ilvl w:val="0"/>
          <w:numId w:val="2"/>
        </w:numPr>
        <w:tabs>
          <w:tab w:val="clear" w:pos="720"/>
          <w:tab w:val="num" w:pos="216"/>
        </w:tabs>
        <w:overflowPunct w:val="0"/>
        <w:autoSpaceDE w:val="0"/>
        <w:autoSpaceDN w:val="0"/>
        <w:adjustRightInd w:val="0"/>
        <w:spacing w:after="0" w:line="223" w:lineRule="auto"/>
        <w:ind w:left="0" w:right="1680" w:firstLine="0"/>
        <w:rPr>
          <w:rFonts w:ascii="Arial" w:hAnsi="Arial" w:cs="Arial"/>
          <w:color w:val="000071"/>
          <w:sz w:val="18"/>
          <w:szCs w:val="18"/>
          <w:lang w:val="pt-BR"/>
        </w:rPr>
      </w:pPr>
      <w:proofErr w:type="spellStart"/>
      <w:proofErr w:type="gramStart"/>
      <w:r w:rsidRPr="005530CD">
        <w:rPr>
          <w:rFonts w:ascii="Arial" w:hAnsi="Arial" w:cs="Arial"/>
          <w:color w:val="000071"/>
          <w:sz w:val="18"/>
          <w:szCs w:val="18"/>
          <w:lang w:val="pt-BR"/>
        </w:rPr>
        <w:t>auto</w:t>
      </w:r>
      <w:proofErr w:type="gramEnd"/>
      <w:r w:rsidRPr="005530CD">
        <w:rPr>
          <w:rFonts w:ascii="Arial" w:hAnsi="Arial" w:cs="Arial"/>
          <w:color w:val="000071"/>
          <w:sz w:val="18"/>
          <w:szCs w:val="18"/>
          <w:lang w:val="pt-BR"/>
        </w:rPr>
        <w:t>-exposicao</w:t>
      </w:r>
      <w:proofErr w:type="spellEnd"/>
      <w:r w:rsidRPr="005530CD">
        <w:rPr>
          <w:rFonts w:ascii="Arial" w:hAnsi="Arial" w:cs="Arial"/>
          <w:color w:val="000071"/>
          <w:sz w:val="18"/>
          <w:szCs w:val="18"/>
          <w:lang w:val="pt-BR"/>
        </w:rPr>
        <w:t xml:space="preserve"> desligada </w:t>
      </w:r>
      <w:r w:rsidRPr="005530CD">
        <w:rPr>
          <w:rFonts w:ascii="Arial" w:hAnsi="Arial" w:cs="Arial"/>
          <w:color w:val="A00000"/>
          <w:sz w:val="18"/>
          <w:szCs w:val="18"/>
          <w:lang w:val="pt-BR"/>
        </w:rPr>
        <w:t>"v4l2-</w:t>
      </w:r>
      <w:proofErr w:type="spellStart"/>
      <w:r w:rsidRPr="005530CD">
        <w:rPr>
          <w:rFonts w:ascii="Arial" w:hAnsi="Arial" w:cs="Arial"/>
          <w:color w:val="A00000"/>
          <w:sz w:val="18"/>
          <w:szCs w:val="18"/>
          <w:lang w:val="pt-BR"/>
        </w:rPr>
        <w:t>ctl</w:t>
      </w:r>
      <w:proofErr w:type="spellEnd"/>
      <w:r w:rsidRPr="005530CD">
        <w:rPr>
          <w:rFonts w:ascii="Arial" w:hAnsi="Arial" w:cs="Arial"/>
          <w:color w:val="A00000"/>
          <w:sz w:val="18"/>
          <w:szCs w:val="18"/>
          <w:lang w:val="pt-BR"/>
        </w:rPr>
        <w:t xml:space="preserve"> -c </w:t>
      </w:r>
      <w:proofErr w:type="spellStart"/>
      <w:r w:rsidRPr="005530CD">
        <w:rPr>
          <w:rFonts w:ascii="Arial" w:hAnsi="Arial" w:cs="Arial"/>
          <w:color w:val="A00000"/>
          <w:sz w:val="18"/>
          <w:szCs w:val="18"/>
          <w:lang w:val="pt-BR"/>
        </w:rPr>
        <w:t>auto_exposure</w:t>
      </w:r>
      <w:proofErr w:type="spellEnd"/>
      <w:r w:rsidRPr="005530CD">
        <w:rPr>
          <w:rFonts w:ascii="Arial" w:hAnsi="Arial" w:cs="Arial"/>
          <w:color w:val="A00000"/>
          <w:sz w:val="18"/>
          <w:szCs w:val="18"/>
          <w:lang w:val="pt-BR"/>
        </w:rPr>
        <w:t xml:space="preserve"> = 1" </w:t>
      </w:r>
    </w:p>
    <w:p w:rsidR="00881BF8" w:rsidRDefault="007248EB">
      <w:pPr>
        <w:widowControl w:val="0"/>
        <w:numPr>
          <w:ilvl w:val="0"/>
          <w:numId w:val="2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1" w:lineRule="auto"/>
        <w:ind w:left="220" w:hanging="220"/>
        <w:jc w:val="both"/>
        <w:rPr>
          <w:rFonts w:ascii="Arial" w:hAnsi="Arial" w:cs="Arial"/>
          <w:color w:val="000071"/>
          <w:sz w:val="18"/>
          <w:szCs w:val="18"/>
        </w:rPr>
      </w:pPr>
      <w:proofErr w:type="spellStart"/>
      <w:r>
        <w:rPr>
          <w:rFonts w:ascii="Arial" w:hAnsi="Arial" w:cs="Arial"/>
          <w:color w:val="000071"/>
          <w:sz w:val="18"/>
          <w:szCs w:val="18"/>
        </w:rPr>
        <w:t>balanco</w:t>
      </w:r>
      <w:proofErr w:type="spellEnd"/>
      <w:r>
        <w:rPr>
          <w:rFonts w:ascii="Arial" w:hAnsi="Arial" w:cs="Arial"/>
          <w:color w:val="000071"/>
          <w:sz w:val="18"/>
          <w:szCs w:val="18"/>
        </w:rPr>
        <w:t xml:space="preserve"> de </w:t>
      </w:r>
      <w:proofErr w:type="spellStart"/>
      <w:r>
        <w:rPr>
          <w:rFonts w:ascii="Arial" w:hAnsi="Arial" w:cs="Arial"/>
          <w:color w:val="000071"/>
          <w:sz w:val="18"/>
          <w:szCs w:val="18"/>
        </w:rPr>
        <w:t>branco</w:t>
      </w:r>
      <w:proofErr w:type="spellEnd"/>
      <w:r>
        <w:rPr>
          <w:rFonts w:ascii="Arial" w:hAnsi="Arial" w:cs="Arial"/>
          <w:color w:val="000071"/>
          <w:sz w:val="18"/>
          <w:szCs w:val="18"/>
        </w:rPr>
        <w:t xml:space="preserve"> manual </w:t>
      </w:r>
    </w:p>
    <w:p w:rsidR="00881BF8" w:rsidRDefault="007248EB">
      <w:pPr>
        <w:widowControl w:val="0"/>
        <w:autoSpaceDE w:val="0"/>
        <w:autoSpaceDN w:val="0"/>
        <w:adjustRightInd w:val="0"/>
        <w:spacing w:after="0" w:line="23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A00000"/>
          <w:sz w:val="18"/>
          <w:szCs w:val="18"/>
        </w:rPr>
        <w:t>"</w:t>
      </w:r>
      <w:proofErr w:type="gramStart"/>
      <w:r>
        <w:rPr>
          <w:rFonts w:ascii="Arial" w:hAnsi="Arial" w:cs="Arial"/>
          <w:color w:val="A00000"/>
          <w:sz w:val="18"/>
          <w:szCs w:val="18"/>
        </w:rPr>
        <w:t>v4l2-ctl</w:t>
      </w:r>
      <w:proofErr w:type="gramEnd"/>
      <w:r>
        <w:rPr>
          <w:rFonts w:ascii="Arial" w:hAnsi="Arial" w:cs="Arial"/>
          <w:color w:val="A00000"/>
          <w:sz w:val="18"/>
          <w:szCs w:val="18"/>
        </w:rPr>
        <w:t xml:space="preserve"> -c </w:t>
      </w:r>
      <w:proofErr w:type="spellStart"/>
      <w:r>
        <w:rPr>
          <w:rFonts w:ascii="Arial" w:hAnsi="Arial" w:cs="Arial"/>
          <w:color w:val="A00000"/>
          <w:sz w:val="18"/>
          <w:szCs w:val="18"/>
        </w:rPr>
        <w:t>white_balance_auto_preset</w:t>
      </w:r>
      <w:proofErr w:type="spellEnd"/>
      <w:r>
        <w:rPr>
          <w:rFonts w:ascii="Arial" w:hAnsi="Arial" w:cs="Arial"/>
          <w:color w:val="A00000"/>
          <w:sz w:val="18"/>
          <w:szCs w:val="18"/>
        </w:rPr>
        <w:t xml:space="preserve"> = 0"</w:t>
      </w:r>
    </w:p>
    <w:p w:rsidR="00881BF8" w:rsidRDefault="00881BF8">
      <w:pPr>
        <w:widowControl w:val="0"/>
        <w:autoSpaceDE w:val="0"/>
        <w:autoSpaceDN w:val="0"/>
        <w:adjustRightInd w:val="0"/>
        <w:spacing w:after="0" w:line="13" w:lineRule="exact"/>
        <w:rPr>
          <w:rFonts w:ascii="Times New Roman" w:hAnsi="Times New Roman" w:cs="Times New Roman"/>
          <w:sz w:val="24"/>
          <w:szCs w:val="24"/>
        </w:rPr>
      </w:pPr>
    </w:p>
    <w:p w:rsidR="00881BF8" w:rsidRPr="005530CD" w:rsidRDefault="007248EB">
      <w:pPr>
        <w:widowControl w:val="0"/>
        <w:numPr>
          <w:ilvl w:val="0"/>
          <w:numId w:val="3"/>
        </w:numPr>
        <w:tabs>
          <w:tab w:val="clear" w:pos="720"/>
          <w:tab w:val="num" w:pos="216"/>
        </w:tabs>
        <w:overflowPunct w:val="0"/>
        <w:autoSpaceDE w:val="0"/>
        <w:autoSpaceDN w:val="0"/>
        <w:adjustRightInd w:val="0"/>
        <w:spacing w:after="0" w:line="223" w:lineRule="auto"/>
        <w:ind w:left="0" w:right="820" w:firstLine="0"/>
        <w:jc w:val="both"/>
        <w:rPr>
          <w:rFonts w:ascii="Arial" w:hAnsi="Arial" w:cs="Arial"/>
          <w:color w:val="000071"/>
          <w:sz w:val="18"/>
          <w:szCs w:val="18"/>
          <w:lang w:val="pt-BR"/>
        </w:rPr>
      </w:pPr>
      <w:proofErr w:type="gramStart"/>
      <w:r w:rsidRPr="005530CD">
        <w:rPr>
          <w:rFonts w:ascii="Arial" w:hAnsi="Arial" w:cs="Arial"/>
          <w:color w:val="000071"/>
          <w:sz w:val="18"/>
          <w:szCs w:val="18"/>
          <w:lang w:val="pt-BR"/>
        </w:rPr>
        <w:t>desabilita</w:t>
      </w:r>
      <w:proofErr w:type="gramEnd"/>
      <w:r w:rsidRPr="005530CD">
        <w:rPr>
          <w:rFonts w:ascii="Arial" w:hAnsi="Arial" w:cs="Arial"/>
          <w:color w:val="000071"/>
          <w:sz w:val="18"/>
          <w:szCs w:val="18"/>
          <w:lang w:val="pt-BR"/>
        </w:rPr>
        <w:t xml:space="preserve"> </w:t>
      </w:r>
      <w:proofErr w:type="spellStart"/>
      <w:r w:rsidRPr="005530CD">
        <w:rPr>
          <w:rFonts w:ascii="Arial" w:hAnsi="Arial" w:cs="Arial"/>
          <w:color w:val="000071"/>
          <w:sz w:val="18"/>
          <w:szCs w:val="18"/>
          <w:lang w:val="pt-BR"/>
        </w:rPr>
        <w:t>deteccao</w:t>
      </w:r>
      <w:proofErr w:type="spellEnd"/>
      <w:r w:rsidRPr="005530CD">
        <w:rPr>
          <w:rFonts w:ascii="Arial" w:hAnsi="Arial" w:cs="Arial"/>
          <w:color w:val="000071"/>
          <w:sz w:val="18"/>
          <w:szCs w:val="18"/>
          <w:lang w:val="pt-BR"/>
        </w:rPr>
        <w:t xml:space="preserve"> de freq. de linha </w:t>
      </w:r>
      <w:r w:rsidRPr="005530CD">
        <w:rPr>
          <w:rFonts w:ascii="Arial" w:hAnsi="Arial" w:cs="Arial"/>
          <w:color w:val="A00000"/>
          <w:sz w:val="18"/>
          <w:szCs w:val="18"/>
          <w:lang w:val="pt-BR"/>
        </w:rPr>
        <w:t>"v4l2-</w:t>
      </w:r>
      <w:proofErr w:type="spellStart"/>
      <w:r w:rsidRPr="005530CD">
        <w:rPr>
          <w:rFonts w:ascii="Arial" w:hAnsi="Arial" w:cs="Arial"/>
          <w:color w:val="A00000"/>
          <w:sz w:val="18"/>
          <w:szCs w:val="18"/>
          <w:lang w:val="pt-BR"/>
        </w:rPr>
        <w:t>ctl</w:t>
      </w:r>
      <w:proofErr w:type="spellEnd"/>
      <w:r w:rsidRPr="005530CD">
        <w:rPr>
          <w:rFonts w:ascii="Arial" w:hAnsi="Arial" w:cs="Arial"/>
          <w:color w:val="A00000"/>
          <w:sz w:val="18"/>
          <w:szCs w:val="18"/>
          <w:lang w:val="pt-BR"/>
        </w:rPr>
        <w:t xml:space="preserve"> -c </w:t>
      </w:r>
      <w:proofErr w:type="spellStart"/>
      <w:r w:rsidRPr="005530CD">
        <w:rPr>
          <w:rFonts w:ascii="Arial" w:hAnsi="Arial" w:cs="Arial"/>
          <w:color w:val="A00000"/>
          <w:sz w:val="18"/>
          <w:szCs w:val="18"/>
          <w:lang w:val="pt-BR"/>
        </w:rPr>
        <w:t>power_line_frequency</w:t>
      </w:r>
      <w:proofErr w:type="spellEnd"/>
      <w:r w:rsidRPr="005530CD">
        <w:rPr>
          <w:rFonts w:ascii="Arial" w:hAnsi="Arial" w:cs="Arial"/>
          <w:color w:val="A00000"/>
          <w:sz w:val="18"/>
          <w:szCs w:val="18"/>
          <w:lang w:val="pt-BR"/>
        </w:rPr>
        <w:t xml:space="preserve"> = 0" </w:t>
      </w:r>
    </w:p>
    <w:p w:rsidR="00881BF8" w:rsidRDefault="007248EB">
      <w:pPr>
        <w:widowControl w:val="0"/>
        <w:numPr>
          <w:ilvl w:val="0"/>
          <w:numId w:val="3"/>
        </w:numPr>
        <w:tabs>
          <w:tab w:val="clear" w:pos="720"/>
          <w:tab w:val="num" w:pos="220"/>
        </w:tabs>
        <w:overflowPunct w:val="0"/>
        <w:autoSpaceDE w:val="0"/>
        <w:autoSpaceDN w:val="0"/>
        <w:adjustRightInd w:val="0"/>
        <w:spacing w:after="0" w:line="231" w:lineRule="auto"/>
        <w:ind w:left="220" w:hanging="220"/>
        <w:jc w:val="both"/>
        <w:rPr>
          <w:rFonts w:ascii="Arial" w:hAnsi="Arial" w:cs="Arial"/>
          <w:color w:val="000071"/>
          <w:sz w:val="18"/>
          <w:szCs w:val="18"/>
        </w:rPr>
      </w:pPr>
      <w:proofErr w:type="spellStart"/>
      <w:r>
        <w:rPr>
          <w:rFonts w:ascii="Arial" w:hAnsi="Arial" w:cs="Arial"/>
          <w:color w:val="000071"/>
          <w:sz w:val="18"/>
          <w:szCs w:val="18"/>
        </w:rPr>
        <w:t>decremento</w:t>
      </w:r>
      <w:proofErr w:type="spellEnd"/>
      <w:r>
        <w:rPr>
          <w:rFonts w:ascii="Arial" w:hAnsi="Arial" w:cs="Arial"/>
          <w:color w:val="00007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000071"/>
          <w:sz w:val="18"/>
          <w:szCs w:val="18"/>
        </w:rPr>
        <w:t>na</w:t>
      </w:r>
      <w:proofErr w:type="spellEnd"/>
      <w:r>
        <w:rPr>
          <w:rFonts w:ascii="Arial" w:hAnsi="Arial" w:cs="Arial"/>
          <w:color w:val="000071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000071"/>
          <w:sz w:val="18"/>
          <w:szCs w:val="18"/>
        </w:rPr>
        <w:t>saturacao</w:t>
      </w:r>
      <w:proofErr w:type="spellEnd"/>
      <w:r>
        <w:rPr>
          <w:rFonts w:ascii="Arial" w:hAnsi="Arial" w:cs="Arial"/>
          <w:color w:val="000071"/>
          <w:sz w:val="18"/>
          <w:szCs w:val="18"/>
        </w:rPr>
        <w:t xml:space="preserve"> (</w:t>
      </w:r>
      <w:proofErr w:type="spellStart"/>
      <w:r>
        <w:rPr>
          <w:rFonts w:ascii="Arial" w:hAnsi="Arial" w:cs="Arial"/>
          <w:color w:val="000071"/>
          <w:sz w:val="18"/>
          <w:szCs w:val="18"/>
        </w:rPr>
        <w:t>Cor</w:t>
      </w:r>
      <w:proofErr w:type="spellEnd"/>
      <w:r>
        <w:rPr>
          <w:rFonts w:ascii="Arial" w:hAnsi="Arial" w:cs="Arial"/>
          <w:color w:val="000071"/>
          <w:sz w:val="18"/>
          <w:szCs w:val="18"/>
        </w:rPr>
        <w:t xml:space="preserve">) </w:t>
      </w:r>
    </w:p>
    <w:p w:rsidR="00881BF8" w:rsidRDefault="007248EB">
      <w:pPr>
        <w:widowControl w:val="0"/>
        <w:autoSpaceDE w:val="0"/>
        <w:autoSpaceDN w:val="0"/>
        <w:adjustRightInd w:val="0"/>
        <w:spacing w:after="0" w:line="231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color w:val="A00000"/>
          <w:sz w:val="18"/>
          <w:szCs w:val="18"/>
        </w:rPr>
        <w:t>"</w:t>
      </w:r>
      <w:proofErr w:type="gramStart"/>
      <w:r>
        <w:rPr>
          <w:rFonts w:ascii="Arial" w:hAnsi="Arial" w:cs="Arial"/>
          <w:color w:val="A00000"/>
          <w:sz w:val="18"/>
          <w:szCs w:val="18"/>
        </w:rPr>
        <w:t>v4l2-ctl</w:t>
      </w:r>
      <w:proofErr w:type="gramEnd"/>
      <w:r>
        <w:rPr>
          <w:rFonts w:ascii="Arial" w:hAnsi="Arial" w:cs="Arial"/>
          <w:color w:val="A00000"/>
          <w:sz w:val="18"/>
          <w:szCs w:val="18"/>
        </w:rPr>
        <w:t xml:space="preserve"> -c saturation = -30"</w:t>
      </w:r>
    </w:p>
    <w:p w:rsidR="00881BF8" w:rsidRDefault="00881BF8">
      <w:pPr>
        <w:widowControl w:val="0"/>
        <w:autoSpaceDE w:val="0"/>
        <w:autoSpaceDN w:val="0"/>
        <w:adjustRightInd w:val="0"/>
        <w:spacing w:after="0" w:line="329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7248EB">
      <w:pPr>
        <w:widowControl w:val="0"/>
        <w:autoSpaceDE w:val="0"/>
        <w:autoSpaceDN w:val="0"/>
        <w:adjustRightInd w:val="0"/>
        <w:spacing w:after="0" w:line="240" w:lineRule="auto"/>
        <w:ind w:left="17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IV. R</w:t>
      </w:r>
      <w:r>
        <w:rPr>
          <w:rFonts w:ascii="Arial" w:hAnsi="Arial" w:cs="Arial"/>
          <w:sz w:val="15"/>
          <w:szCs w:val="15"/>
        </w:rPr>
        <w:t>ESULTADOS</w:t>
      </w:r>
    </w:p>
    <w:p w:rsidR="00881BF8" w:rsidRDefault="00881BF8">
      <w:pPr>
        <w:widowControl w:val="0"/>
        <w:autoSpaceDE w:val="0"/>
        <w:autoSpaceDN w:val="0"/>
        <w:adjustRightInd w:val="0"/>
        <w:spacing w:after="0" w:line="106" w:lineRule="exact"/>
        <w:rPr>
          <w:rFonts w:ascii="Times New Roman" w:hAnsi="Times New Roman" w:cs="Times New Roman"/>
          <w:sz w:val="24"/>
          <w:szCs w:val="24"/>
        </w:rPr>
      </w:pPr>
    </w:p>
    <w:p w:rsidR="00881BF8" w:rsidRPr="005530CD" w:rsidRDefault="007248EB">
      <w:pPr>
        <w:widowControl w:val="0"/>
        <w:overflowPunct w:val="0"/>
        <w:autoSpaceDE w:val="0"/>
        <w:autoSpaceDN w:val="0"/>
        <w:adjustRightInd w:val="0"/>
        <w:spacing w:after="0" w:line="264" w:lineRule="auto"/>
        <w:ind w:firstLine="199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19"/>
          <w:szCs w:val="19"/>
          <w:lang w:val="pt-BR"/>
        </w:rPr>
        <w:t xml:space="preserve">As figuras 4 e </w:t>
      </w:r>
      <w:proofErr w:type="gramStart"/>
      <w:r w:rsidRPr="005530CD">
        <w:rPr>
          <w:rFonts w:ascii="Arial" w:hAnsi="Arial" w:cs="Arial"/>
          <w:sz w:val="19"/>
          <w:szCs w:val="19"/>
          <w:lang w:val="pt-BR"/>
        </w:rPr>
        <w:t>5</w:t>
      </w:r>
      <w:proofErr w:type="gramEnd"/>
      <w:r w:rsidRPr="005530CD">
        <w:rPr>
          <w:rFonts w:ascii="Arial" w:hAnsi="Arial" w:cs="Arial"/>
          <w:sz w:val="19"/>
          <w:szCs w:val="19"/>
          <w:lang w:val="pt-BR"/>
        </w:rPr>
        <w:t xml:space="preserve"> mostram o resultado da execução do programa na </w:t>
      </w:r>
      <w:proofErr w:type="spellStart"/>
      <w:r w:rsidRPr="005530CD">
        <w:rPr>
          <w:rFonts w:ascii="Arial" w:hAnsi="Arial" w:cs="Arial"/>
          <w:sz w:val="19"/>
          <w:szCs w:val="19"/>
          <w:lang w:val="pt-BR"/>
        </w:rPr>
        <w:t>CubieBoard</w:t>
      </w:r>
      <w:proofErr w:type="spellEnd"/>
      <w:r w:rsidRPr="005530CD">
        <w:rPr>
          <w:rFonts w:ascii="Arial" w:hAnsi="Arial" w:cs="Arial"/>
          <w:sz w:val="19"/>
          <w:szCs w:val="19"/>
          <w:lang w:val="pt-BR"/>
        </w:rPr>
        <w:t xml:space="preserve"> 2 e em um </w:t>
      </w:r>
      <w:proofErr w:type="spellStart"/>
      <w:r w:rsidRPr="005530CD">
        <w:rPr>
          <w:rFonts w:ascii="Arial" w:hAnsi="Arial" w:cs="Arial"/>
          <w:sz w:val="19"/>
          <w:szCs w:val="19"/>
          <w:lang w:val="pt-BR"/>
        </w:rPr>
        <w:t>Raspberry</w:t>
      </w:r>
      <w:proofErr w:type="spellEnd"/>
      <w:r w:rsidRPr="005530CD">
        <w:rPr>
          <w:rFonts w:ascii="Arial" w:hAnsi="Arial" w:cs="Arial"/>
          <w:sz w:val="19"/>
          <w:szCs w:val="19"/>
          <w:lang w:val="pt-BR"/>
        </w:rPr>
        <w:t xml:space="preserve"> </w:t>
      </w:r>
      <w:proofErr w:type="spellStart"/>
      <w:r w:rsidRPr="005530CD">
        <w:rPr>
          <w:rFonts w:ascii="Arial" w:hAnsi="Arial" w:cs="Arial"/>
          <w:sz w:val="19"/>
          <w:szCs w:val="19"/>
          <w:lang w:val="pt-BR"/>
        </w:rPr>
        <w:t>Pi</w:t>
      </w:r>
      <w:proofErr w:type="spellEnd"/>
      <w:r w:rsidRPr="005530CD">
        <w:rPr>
          <w:rFonts w:ascii="Arial" w:hAnsi="Arial" w:cs="Arial"/>
          <w:sz w:val="19"/>
          <w:szCs w:val="19"/>
          <w:lang w:val="pt-BR"/>
        </w:rPr>
        <w:t xml:space="preserve"> 2, </w:t>
      </w:r>
      <w:proofErr w:type="spellStart"/>
      <w:r w:rsidRPr="005530CD">
        <w:rPr>
          <w:rFonts w:ascii="Arial" w:hAnsi="Arial" w:cs="Arial"/>
          <w:sz w:val="19"/>
          <w:szCs w:val="19"/>
          <w:lang w:val="pt-BR"/>
        </w:rPr>
        <w:t>respec-tivamente</w:t>
      </w:r>
      <w:proofErr w:type="spellEnd"/>
      <w:r w:rsidRPr="005530CD">
        <w:rPr>
          <w:rFonts w:ascii="Arial" w:hAnsi="Arial" w:cs="Arial"/>
          <w:sz w:val="19"/>
          <w:szCs w:val="19"/>
          <w:lang w:val="pt-BR"/>
        </w:rPr>
        <w:t xml:space="preserve">. Na CB2 foi utilizado como câmera a webcam </w:t>
      </w:r>
      <w:proofErr w:type="spellStart"/>
      <w:proofErr w:type="gramStart"/>
      <w:r w:rsidRPr="005530CD">
        <w:rPr>
          <w:rFonts w:ascii="Arial" w:hAnsi="Arial" w:cs="Arial"/>
          <w:sz w:val="19"/>
          <w:szCs w:val="19"/>
          <w:lang w:val="pt-BR"/>
        </w:rPr>
        <w:t>usb</w:t>
      </w:r>
      <w:proofErr w:type="spellEnd"/>
      <w:proofErr w:type="gramEnd"/>
      <w:r w:rsidRPr="005530CD">
        <w:rPr>
          <w:rFonts w:ascii="Arial" w:hAnsi="Arial" w:cs="Arial"/>
          <w:sz w:val="19"/>
          <w:szCs w:val="19"/>
          <w:lang w:val="pt-BR"/>
        </w:rPr>
        <w:t xml:space="preserve"> KLIP KDC-600 2MP</w:t>
      </w:r>
      <w:ins w:id="92" w:author="Josias" w:date="2016-06-06T13:22:00Z">
        <w:r w:rsidR="00457387">
          <w:rPr>
            <w:rFonts w:ascii="Arial" w:hAnsi="Arial" w:cs="Arial"/>
            <w:sz w:val="19"/>
            <w:szCs w:val="19"/>
            <w:lang w:val="pt-BR"/>
          </w:rPr>
          <w:t xml:space="preserve"> (Resolução??)</w:t>
        </w:r>
      </w:ins>
      <w:r w:rsidRPr="005530CD">
        <w:rPr>
          <w:rFonts w:ascii="Arial" w:hAnsi="Arial" w:cs="Arial"/>
          <w:sz w:val="19"/>
          <w:szCs w:val="19"/>
          <w:lang w:val="pt-BR"/>
        </w:rPr>
        <w:t xml:space="preserve"> enquanto que no RPI2 foi utilizado um módulo de câmera próprio</w:t>
      </w:r>
      <w:ins w:id="93" w:author="Josias" w:date="2016-06-06T13:23:00Z">
        <w:r w:rsidR="00457387">
          <w:rPr>
            <w:rFonts w:ascii="Arial" w:hAnsi="Arial" w:cs="Arial"/>
            <w:sz w:val="19"/>
            <w:szCs w:val="19"/>
            <w:lang w:val="pt-BR"/>
          </w:rPr>
          <w:t xml:space="preserve"> </w:t>
        </w:r>
        <w:r w:rsidR="00457387">
          <w:rPr>
            <w:rFonts w:ascii="Arial" w:hAnsi="Arial" w:cs="Arial"/>
            <w:sz w:val="19"/>
            <w:szCs w:val="19"/>
            <w:lang w:val="pt-BR"/>
          </w:rPr>
          <w:t>(Resolução??)</w:t>
        </w:r>
        <w:r w:rsidR="00457387" w:rsidRPr="005530CD">
          <w:rPr>
            <w:rFonts w:ascii="Arial" w:hAnsi="Arial" w:cs="Arial"/>
            <w:sz w:val="19"/>
            <w:szCs w:val="19"/>
            <w:lang w:val="pt-BR"/>
          </w:rPr>
          <w:t xml:space="preserve"> </w:t>
        </w:r>
      </w:ins>
      <w:r w:rsidRPr="005530CD">
        <w:rPr>
          <w:rFonts w:ascii="Arial" w:hAnsi="Arial" w:cs="Arial"/>
          <w:sz w:val="19"/>
          <w:szCs w:val="19"/>
          <w:lang w:val="pt-BR"/>
        </w:rPr>
        <w:t xml:space="preserve"> para a plataforma como fonte de imagens. A Tabela I mostra os parâmetros estatísticos obtidos a partir de uma simulação com o processamento de 728 frames executada na CB2, enquanto que a tabela III mostra os mesmos parâmetros para uma simulação </w:t>
      </w:r>
      <w:r w:rsidRPr="005530CD">
        <w:rPr>
          <w:rFonts w:ascii="Arial" w:hAnsi="Arial" w:cs="Arial"/>
          <w:sz w:val="19"/>
          <w:szCs w:val="19"/>
          <w:lang w:val="pt-BR"/>
        </w:rPr>
        <w:lastRenderedPageBreak/>
        <w:t>utilizando o RPI2 com 728 amostras.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pt-BR"/>
        </w:rPr>
        <w:sectPr w:rsidR="00881BF8" w:rsidRPr="005530CD">
          <w:pgSz w:w="12240" w:h="15840"/>
          <w:pgMar w:top="1440" w:right="980" w:bottom="1440" w:left="980" w:header="720" w:footer="720" w:gutter="0"/>
          <w:cols w:num="2" w:space="240" w:equalWidth="0">
            <w:col w:w="5020" w:space="240"/>
            <w:col w:w="5020"/>
          </w:cols>
          <w:noEndnote/>
        </w:sectPr>
      </w:pPr>
    </w:p>
    <w:p w:rsidR="00881BF8" w:rsidRPr="005530CD" w:rsidRDefault="005530C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  <w:bookmarkStart w:id="94" w:name="page5"/>
      <w:bookmarkEnd w:id="94"/>
      <w:r>
        <w:rPr>
          <w:noProof/>
          <w:lang w:val="pt-BR" w:eastAsia="pt-BR"/>
        </w:rPr>
        <w:lastRenderedPageBreak/>
        <w:drawing>
          <wp:anchor distT="0" distB="0" distL="114300" distR="114300" simplePos="0" relativeHeight="251661312" behindDoc="1" locked="0" layoutInCell="0" allowOverlap="1">
            <wp:simplePos x="0" y="0"/>
            <wp:positionH relativeFrom="page">
              <wp:posOffset>1073150</wp:posOffset>
            </wp:positionH>
            <wp:positionV relativeFrom="page">
              <wp:posOffset>641985</wp:posOffset>
            </wp:positionV>
            <wp:extent cx="2286000" cy="717550"/>
            <wp:effectExtent l="1905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1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321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autoSpaceDE w:val="0"/>
        <w:autoSpaceDN w:val="0"/>
        <w:adjustRightInd w:val="0"/>
        <w:spacing w:after="0" w:line="240" w:lineRule="auto"/>
        <w:ind w:left="820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16"/>
          <w:szCs w:val="16"/>
          <w:lang w:val="pt-BR"/>
        </w:rPr>
        <w:t xml:space="preserve">Figura 4.  Resultado na simulação na </w:t>
      </w:r>
      <w:proofErr w:type="spellStart"/>
      <w:r w:rsidRPr="005530CD">
        <w:rPr>
          <w:rFonts w:ascii="Arial" w:hAnsi="Arial" w:cs="Arial"/>
          <w:sz w:val="16"/>
          <w:szCs w:val="16"/>
          <w:lang w:val="pt-BR"/>
        </w:rPr>
        <w:t>Cubieboard</w:t>
      </w:r>
      <w:proofErr w:type="spellEnd"/>
      <w:r w:rsidRPr="005530CD">
        <w:rPr>
          <w:rFonts w:ascii="Arial" w:hAnsi="Arial" w:cs="Arial"/>
          <w:sz w:val="16"/>
          <w:szCs w:val="16"/>
          <w:lang w:val="pt-BR"/>
        </w:rPr>
        <w:t xml:space="preserve"> </w:t>
      </w:r>
      <w:proofErr w:type="gramStart"/>
      <w:r w:rsidRPr="005530CD">
        <w:rPr>
          <w:rFonts w:ascii="Arial" w:hAnsi="Arial" w:cs="Arial"/>
          <w:sz w:val="16"/>
          <w:szCs w:val="16"/>
          <w:lang w:val="pt-BR"/>
        </w:rPr>
        <w:t>2</w:t>
      </w:r>
      <w:proofErr w:type="gramEnd"/>
    </w:p>
    <w:p w:rsidR="00881BF8" w:rsidRPr="005530CD" w:rsidRDefault="005530C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450850</wp:posOffset>
            </wp:positionH>
            <wp:positionV relativeFrom="paragraph">
              <wp:posOffset>172720</wp:posOffset>
            </wp:positionV>
            <wp:extent cx="2286000" cy="987425"/>
            <wp:effectExtent l="1905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98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autoSpaceDE w:val="0"/>
        <w:autoSpaceDN w:val="0"/>
        <w:adjustRightInd w:val="0"/>
        <w:spacing w:after="0" w:line="240" w:lineRule="auto"/>
        <w:ind w:left="760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16"/>
          <w:szCs w:val="16"/>
          <w:lang w:val="pt-BR"/>
        </w:rPr>
        <w:t xml:space="preserve">Figura 5.  Resultado de simulação no </w:t>
      </w:r>
      <w:proofErr w:type="spellStart"/>
      <w:r w:rsidRPr="005530CD">
        <w:rPr>
          <w:rFonts w:ascii="Arial" w:hAnsi="Arial" w:cs="Arial"/>
          <w:sz w:val="16"/>
          <w:szCs w:val="16"/>
          <w:lang w:val="pt-BR"/>
        </w:rPr>
        <w:t>Raspberry</w:t>
      </w:r>
      <w:proofErr w:type="spellEnd"/>
      <w:r w:rsidRPr="005530CD">
        <w:rPr>
          <w:rFonts w:ascii="Arial" w:hAnsi="Arial" w:cs="Arial"/>
          <w:sz w:val="16"/>
          <w:szCs w:val="16"/>
          <w:lang w:val="pt-BR"/>
        </w:rPr>
        <w:t xml:space="preserve"> PI </w:t>
      </w:r>
      <w:proofErr w:type="gramStart"/>
      <w:r w:rsidRPr="005530CD">
        <w:rPr>
          <w:rFonts w:ascii="Arial" w:hAnsi="Arial" w:cs="Arial"/>
          <w:sz w:val="16"/>
          <w:szCs w:val="16"/>
          <w:lang w:val="pt-BR"/>
        </w:rPr>
        <w:t>2</w:t>
      </w:r>
      <w:proofErr w:type="gramEnd"/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23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overflowPunct w:val="0"/>
        <w:autoSpaceDE w:val="0"/>
        <w:autoSpaceDN w:val="0"/>
        <w:adjustRightInd w:val="0"/>
        <w:spacing w:after="0" w:line="298" w:lineRule="auto"/>
        <w:ind w:firstLine="199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17"/>
          <w:szCs w:val="17"/>
          <w:lang w:val="pt-BR"/>
        </w:rPr>
        <w:t xml:space="preserve">Com base nos resultados obtidos fica evidente o impacto das restrições de processamento da CB2 e RPI2 nas métricas da aplicação, no entanto, a diferença entre as duas plataformas é pequena como mostram as tabelas I e III, onde </w:t>
      </w:r>
      <w:proofErr w:type="gramStart"/>
      <w:r w:rsidRPr="005530CD">
        <w:rPr>
          <w:rFonts w:ascii="Arial" w:hAnsi="Arial" w:cs="Arial"/>
          <w:sz w:val="17"/>
          <w:szCs w:val="17"/>
          <w:lang w:val="pt-BR"/>
        </w:rPr>
        <w:t>observa-se</w:t>
      </w:r>
      <w:proofErr w:type="gramEnd"/>
      <w:r w:rsidRPr="005530CD">
        <w:rPr>
          <w:rFonts w:ascii="Arial" w:hAnsi="Arial" w:cs="Arial"/>
          <w:sz w:val="17"/>
          <w:szCs w:val="17"/>
          <w:lang w:val="pt-BR"/>
        </w:rPr>
        <w:t xml:space="preserve"> que a média de quadros por segundo (</w:t>
      </w:r>
      <w:proofErr w:type="spellStart"/>
      <w:r w:rsidRPr="005530CD">
        <w:rPr>
          <w:rFonts w:ascii="Arial" w:hAnsi="Arial" w:cs="Arial"/>
          <w:sz w:val="17"/>
          <w:szCs w:val="17"/>
          <w:lang w:val="pt-BR"/>
        </w:rPr>
        <w:t>fps</w:t>
      </w:r>
      <w:proofErr w:type="spellEnd"/>
      <w:r w:rsidRPr="005530CD">
        <w:rPr>
          <w:rFonts w:ascii="Arial" w:hAnsi="Arial" w:cs="Arial"/>
          <w:sz w:val="17"/>
          <w:szCs w:val="17"/>
          <w:lang w:val="pt-BR"/>
        </w:rPr>
        <w:t xml:space="preserve"> - frames per </w:t>
      </w:r>
      <w:proofErr w:type="spellStart"/>
      <w:r w:rsidRPr="005530CD">
        <w:rPr>
          <w:rFonts w:ascii="Arial" w:hAnsi="Arial" w:cs="Arial"/>
          <w:sz w:val="17"/>
          <w:szCs w:val="17"/>
          <w:lang w:val="pt-BR"/>
        </w:rPr>
        <w:t>second</w:t>
      </w:r>
      <w:proofErr w:type="spellEnd"/>
      <w:r w:rsidRPr="005530CD">
        <w:rPr>
          <w:rFonts w:ascii="Arial" w:hAnsi="Arial" w:cs="Arial"/>
          <w:sz w:val="17"/>
          <w:szCs w:val="17"/>
          <w:lang w:val="pt-BR"/>
        </w:rPr>
        <w:t xml:space="preserve">) é pouco menor no RPI2. As figuras 6 e </w:t>
      </w:r>
      <w:proofErr w:type="gramStart"/>
      <w:r w:rsidRPr="005530CD">
        <w:rPr>
          <w:rFonts w:ascii="Arial" w:hAnsi="Arial" w:cs="Arial"/>
          <w:sz w:val="17"/>
          <w:szCs w:val="17"/>
          <w:lang w:val="pt-BR"/>
        </w:rPr>
        <w:t>7</w:t>
      </w:r>
      <w:proofErr w:type="gramEnd"/>
      <w:r w:rsidRPr="005530CD">
        <w:rPr>
          <w:rFonts w:ascii="Arial" w:hAnsi="Arial" w:cs="Arial"/>
          <w:sz w:val="17"/>
          <w:szCs w:val="17"/>
          <w:lang w:val="pt-BR"/>
        </w:rPr>
        <w:t xml:space="preserve"> mostram a divisão do processamento com base nas médias de tempo necessário para a captura, processamento e visualização da imagem. Observa-se que na CB2, com um pouco mais recursos de processamento, o cálculo e segmentação do frame responde por pouco mais de 96% enquanto que no </w:t>
      </w:r>
      <w:proofErr w:type="spellStart"/>
      <w:proofErr w:type="gramStart"/>
      <w:r w:rsidRPr="005530CD">
        <w:rPr>
          <w:rFonts w:ascii="Arial" w:hAnsi="Arial" w:cs="Arial"/>
          <w:sz w:val="17"/>
          <w:szCs w:val="17"/>
          <w:lang w:val="pt-BR"/>
        </w:rPr>
        <w:t>RaspberryPi</w:t>
      </w:r>
      <w:proofErr w:type="spellEnd"/>
      <w:proofErr w:type="gramEnd"/>
      <w:r w:rsidRPr="005530CD">
        <w:rPr>
          <w:rFonts w:ascii="Arial" w:hAnsi="Arial" w:cs="Arial"/>
          <w:sz w:val="17"/>
          <w:szCs w:val="17"/>
          <w:lang w:val="pt-BR"/>
        </w:rPr>
        <w:t xml:space="preserve"> supera a marca de 98% do tempo de processamento.</w:t>
      </w:r>
    </w:p>
    <w:p w:rsidR="00881BF8" w:rsidRPr="005530CD" w:rsidRDefault="007248EB">
      <w:pPr>
        <w:widowControl w:val="0"/>
        <w:autoSpaceDE w:val="0"/>
        <w:autoSpaceDN w:val="0"/>
        <w:adjustRightInd w:val="0"/>
        <w:spacing w:after="0" w:line="240" w:lineRule="auto"/>
        <w:ind w:left="2200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Times New Roman" w:hAnsi="Times New Roman" w:cs="Times New Roman"/>
          <w:sz w:val="24"/>
          <w:szCs w:val="24"/>
          <w:lang w:val="pt-BR"/>
        </w:rPr>
        <w:br w:type="column"/>
      </w:r>
      <w:r w:rsidRPr="005530CD">
        <w:rPr>
          <w:rFonts w:ascii="Arial" w:hAnsi="Arial" w:cs="Arial"/>
          <w:sz w:val="16"/>
          <w:szCs w:val="16"/>
          <w:lang w:val="pt-BR"/>
        </w:rPr>
        <w:lastRenderedPageBreak/>
        <w:t>Tabela III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autoSpaceDE w:val="0"/>
        <w:autoSpaceDN w:val="0"/>
        <w:adjustRightInd w:val="0"/>
        <w:spacing w:after="0" w:line="240" w:lineRule="auto"/>
        <w:ind w:left="740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16"/>
          <w:szCs w:val="16"/>
          <w:lang w:val="pt-BR"/>
        </w:rPr>
        <w:t>R</w:t>
      </w:r>
      <w:r w:rsidRPr="005530CD">
        <w:rPr>
          <w:rFonts w:ascii="Arial" w:hAnsi="Arial" w:cs="Arial"/>
          <w:sz w:val="12"/>
          <w:szCs w:val="12"/>
          <w:lang w:val="pt-BR"/>
        </w:rPr>
        <w:t>ESULTADOS DE</w:t>
      </w:r>
      <w:r w:rsidRPr="005530CD">
        <w:rPr>
          <w:rFonts w:ascii="Arial" w:hAnsi="Arial" w:cs="Arial"/>
          <w:sz w:val="16"/>
          <w:szCs w:val="16"/>
          <w:lang w:val="pt-BR"/>
        </w:rPr>
        <w:t xml:space="preserve"> T</w:t>
      </w:r>
      <w:r w:rsidRPr="005530CD">
        <w:rPr>
          <w:rFonts w:ascii="Arial" w:hAnsi="Arial" w:cs="Arial"/>
          <w:sz w:val="12"/>
          <w:szCs w:val="12"/>
          <w:lang w:val="pt-BR"/>
        </w:rPr>
        <w:t>ESTES NO</w:t>
      </w:r>
      <w:r w:rsidRPr="005530CD">
        <w:rPr>
          <w:rFonts w:ascii="Arial" w:hAnsi="Arial" w:cs="Arial"/>
          <w:sz w:val="16"/>
          <w:szCs w:val="16"/>
          <w:lang w:val="pt-BR"/>
        </w:rPr>
        <w:t xml:space="preserve"> RPI2 - 728 A</w:t>
      </w:r>
      <w:r w:rsidRPr="005530CD">
        <w:rPr>
          <w:rFonts w:ascii="Arial" w:hAnsi="Arial" w:cs="Arial"/>
          <w:sz w:val="12"/>
          <w:szCs w:val="12"/>
          <w:lang w:val="pt-BR"/>
        </w:rPr>
        <w:t>MOSTRAS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147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tbl>
      <w:tblPr>
        <w:tblW w:w="0" w:type="auto"/>
        <w:tblInd w:w="150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00"/>
        <w:gridCol w:w="600"/>
        <w:gridCol w:w="1180"/>
        <w:gridCol w:w="900"/>
        <w:gridCol w:w="980"/>
      </w:tblGrid>
      <w:tr w:rsidR="00881BF8">
        <w:trPr>
          <w:trHeight w:val="282"/>
        </w:trPr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w w:val="96"/>
                <w:sz w:val="16"/>
                <w:szCs w:val="16"/>
              </w:rPr>
              <w:t>Parâmetro</w:t>
            </w:r>
            <w:proofErr w:type="spellEnd"/>
          </w:p>
        </w:tc>
        <w:tc>
          <w:tcPr>
            <w:tcW w:w="6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fps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Captura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(ms)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Calc (ms)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4"/>
                <w:sz w:val="16"/>
                <w:szCs w:val="16"/>
              </w:rPr>
              <w:t>Show (ms)</w:t>
            </w:r>
          </w:p>
        </w:tc>
      </w:tr>
      <w:tr w:rsidR="00881BF8">
        <w:trPr>
          <w:trHeight w:val="40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881BF8">
        <w:trPr>
          <w:trHeight w:val="20"/>
        </w:trPr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81BF8">
        <w:trPr>
          <w:trHeight w:val="252"/>
        </w:trPr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w w:val="91"/>
                <w:sz w:val="16"/>
                <w:szCs w:val="16"/>
              </w:rPr>
              <w:t>Média</w:t>
            </w:r>
            <w:proofErr w:type="spellEnd"/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5.733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1.594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176.295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1.254</w:t>
            </w:r>
          </w:p>
        </w:tc>
      </w:tr>
      <w:tr w:rsidR="00881BF8">
        <w:trPr>
          <w:trHeight w:val="50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881BF8">
        <w:trPr>
          <w:trHeight w:val="252"/>
        </w:trPr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w w:val="88"/>
                <w:sz w:val="16"/>
                <w:szCs w:val="16"/>
              </w:rPr>
              <w:t>Desv</w:t>
            </w:r>
            <w:proofErr w:type="spellEnd"/>
            <w:r>
              <w:rPr>
                <w:rFonts w:ascii="Arial" w:hAnsi="Arial" w:cs="Arial"/>
                <w:w w:val="88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Arial" w:hAnsi="Arial" w:cs="Arial"/>
                <w:w w:val="88"/>
                <w:sz w:val="16"/>
                <w:szCs w:val="16"/>
              </w:rPr>
              <w:t>Padrão</w:t>
            </w:r>
            <w:proofErr w:type="spellEnd"/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0.903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0.304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31.113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0.038</w:t>
            </w:r>
          </w:p>
        </w:tc>
      </w:tr>
      <w:tr w:rsidR="00881BF8">
        <w:trPr>
          <w:trHeight w:val="50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881BF8">
        <w:trPr>
          <w:trHeight w:val="252"/>
        </w:trPr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w w:val="96"/>
                <w:sz w:val="16"/>
                <w:szCs w:val="16"/>
              </w:rPr>
              <w:t>Máximo</w:t>
            </w:r>
            <w:proofErr w:type="spellEnd"/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7.555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2.457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344.158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1.584</w:t>
            </w:r>
          </w:p>
        </w:tc>
      </w:tr>
      <w:tr w:rsidR="00881BF8">
        <w:trPr>
          <w:trHeight w:val="50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881BF8">
        <w:trPr>
          <w:trHeight w:val="252"/>
        </w:trPr>
        <w:tc>
          <w:tcPr>
            <w:tcW w:w="11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w w:val="99"/>
                <w:sz w:val="16"/>
                <w:szCs w:val="16"/>
              </w:rPr>
              <w:t>Mínimo</w:t>
            </w:r>
            <w:proofErr w:type="spellEnd"/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2.878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1.057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129.112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1.207</w:t>
            </w:r>
          </w:p>
        </w:tc>
      </w:tr>
      <w:tr w:rsidR="00881BF8">
        <w:trPr>
          <w:trHeight w:val="50"/>
        </w:trPr>
        <w:tc>
          <w:tcPr>
            <w:tcW w:w="1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</w:tbl>
    <w:p w:rsidR="00881BF8" w:rsidRDefault="00881BF8">
      <w:pPr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7248EB">
      <w:pPr>
        <w:widowControl w:val="0"/>
        <w:autoSpaceDE w:val="0"/>
        <w:autoSpaceDN w:val="0"/>
        <w:adjustRightInd w:val="0"/>
        <w:spacing w:after="0" w:line="240" w:lineRule="auto"/>
        <w:ind w:left="21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sz w:val="16"/>
          <w:szCs w:val="16"/>
        </w:rPr>
        <w:t>Tabela</w:t>
      </w:r>
      <w:proofErr w:type="spellEnd"/>
      <w:r>
        <w:rPr>
          <w:rFonts w:ascii="Arial" w:hAnsi="Arial" w:cs="Arial"/>
          <w:sz w:val="16"/>
          <w:szCs w:val="16"/>
        </w:rPr>
        <w:t xml:space="preserve"> IV</w:t>
      </w:r>
    </w:p>
    <w:p w:rsidR="00881BF8" w:rsidRDefault="00881BF8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881BF8" w:rsidRPr="005530CD" w:rsidRDefault="007248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16"/>
          <w:szCs w:val="16"/>
          <w:lang w:val="pt-BR"/>
        </w:rPr>
        <w:t>T</w:t>
      </w:r>
      <w:r w:rsidRPr="005530CD">
        <w:rPr>
          <w:rFonts w:ascii="Arial" w:hAnsi="Arial" w:cs="Arial"/>
          <w:sz w:val="12"/>
          <w:szCs w:val="12"/>
          <w:lang w:val="pt-BR"/>
        </w:rPr>
        <w:t>AXA DE</w:t>
      </w:r>
      <w:r w:rsidRPr="005530CD">
        <w:rPr>
          <w:rFonts w:ascii="Arial" w:hAnsi="Arial" w:cs="Arial"/>
          <w:sz w:val="16"/>
          <w:szCs w:val="16"/>
          <w:lang w:val="pt-BR"/>
        </w:rPr>
        <w:t xml:space="preserve"> Q</w:t>
      </w:r>
      <w:r w:rsidRPr="005530CD">
        <w:rPr>
          <w:rFonts w:ascii="Arial" w:hAnsi="Arial" w:cs="Arial"/>
          <w:sz w:val="12"/>
          <w:szCs w:val="12"/>
          <w:lang w:val="pt-BR"/>
        </w:rPr>
        <w:t>UADROS POR SEGUNDO NO</w:t>
      </w:r>
      <w:r w:rsidRPr="005530CD">
        <w:rPr>
          <w:rFonts w:ascii="Arial" w:hAnsi="Arial" w:cs="Arial"/>
          <w:sz w:val="16"/>
          <w:szCs w:val="16"/>
          <w:lang w:val="pt-BR"/>
        </w:rPr>
        <w:t xml:space="preserve"> RPI2 </w:t>
      </w:r>
      <w:r w:rsidRPr="005530CD">
        <w:rPr>
          <w:rFonts w:ascii="Arial" w:hAnsi="Arial" w:cs="Arial"/>
          <w:sz w:val="12"/>
          <w:szCs w:val="12"/>
          <w:lang w:val="pt-BR"/>
        </w:rPr>
        <w:t>COM MULTIPROCESSAMENTO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tbl>
      <w:tblPr>
        <w:tblW w:w="0" w:type="auto"/>
        <w:tblInd w:w="370" w:type="dxa"/>
        <w:tblLayout w:type="fixed"/>
        <w:tblCellMar>
          <w:left w:w="0" w:type="dxa"/>
          <w:right w:w="0" w:type="dxa"/>
        </w:tblCellMar>
        <w:tblLook w:val="0000"/>
      </w:tblPr>
      <w:tblGrid>
        <w:gridCol w:w="800"/>
        <w:gridCol w:w="680"/>
        <w:gridCol w:w="1240"/>
        <w:gridCol w:w="800"/>
        <w:gridCol w:w="780"/>
      </w:tblGrid>
      <w:tr w:rsidR="00881BF8">
        <w:trPr>
          <w:trHeight w:val="282"/>
        </w:trPr>
        <w:tc>
          <w:tcPr>
            <w:tcW w:w="8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w w:val="89"/>
                <w:sz w:val="16"/>
                <w:szCs w:val="16"/>
              </w:rPr>
              <w:t>Núcleos</w:t>
            </w:r>
            <w:proofErr w:type="spellEnd"/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Desvio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Padrão</w:t>
            </w:r>
            <w:proofErr w:type="spellEnd"/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Máximo</w:t>
            </w:r>
            <w:proofErr w:type="spellEnd"/>
          </w:p>
        </w:tc>
        <w:tc>
          <w:tcPr>
            <w:tcW w:w="7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Mínimo</w:t>
            </w:r>
            <w:proofErr w:type="spellEnd"/>
          </w:p>
        </w:tc>
      </w:tr>
      <w:tr w:rsidR="00881BF8">
        <w:trPr>
          <w:trHeight w:val="4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</w:tr>
      <w:tr w:rsidR="00881BF8">
        <w:trPr>
          <w:trHeight w:val="20"/>
        </w:trPr>
        <w:tc>
          <w:tcPr>
            <w:tcW w:w="8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81BF8">
        <w:trPr>
          <w:trHeight w:val="252"/>
        </w:trPr>
        <w:tc>
          <w:tcPr>
            <w:tcW w:w="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4.647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0.637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5.840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1.283</w:t>
            </w:r>
          </w:p>
        </w:tc>
      </w:tr>
      <w:tr w:rsidR="00881BF8">
        <w:trPr>
          <w:trHeight w:val="5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881BF8">
        <w:trPr>
          <w:trHeight w:val="252"/>
        </w:trPr>
        <w:tc>
          <w:tcPr>
            <w:tcW w:w="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2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9.999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6.262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60.557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4.458</w:t>
            </w:r>
          </w:p>
        </w:tc>
      </w:tr>
      <w:tr w:rsidR="00881BF8">
        <w:trPr>
          <w:trHeight w:val="5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881BF8">
        <w:trPr>
          <w:trHeight w:val="252"/>
        </w:trPr>
        <w:tc>
          <w:tcPr>
            <w:tcW w:w="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3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17.747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19.065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96.119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3.972</w:t>
            </w:r>
          </w:p>
        </w:tc>
      </w:tr>
      <w:tr w:rsidR="00881BF8">
        <w:trPr>
          <w:trHeight w:val="5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881BF8">
        <w:trPr>
          <w:trHeight w:val="252"/>
        </w:trPr>
        <w:tc>
          <w:tcPr>
            <w:tcW w:w="8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4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22.541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22.972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94.557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3.567</w:t>
            </w:r>
          </w:p>
        </w:tc>
      </w:tr>
      <w:tr w:rsidR="00881BF8">
        <w:trPr>
          <w:trHeight w:val="50"/>
        </w:trPr>
        <w:tc>
          <w:tcPr>
            <w:tcW w:w="8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</w:tbl>
    <w:p w:rsidR="00881BF8" w:rsidRDefault="005530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881BF8">
          <w:pgSz w:w="12240" w:h="15840"/>
          <w:pgMar w:top="1032" w:right="980" w:bottom="1440" w:left="980" w:header="720" w:footer="720" w:gutter="0"/>
          <w:cols w:num="2" w:space="240" w:equalWidth="0">
            <w:col w:w="5020" w:space="240"/>
            <w:col w:w="5020"/>
          </w:cols>
          <w:noEndnote/>
        </w:sectPr>
      </w:pPr>
      <w:r>
        <w:rPr>
          <w:noProof/>
          <w:lang w:val="pt-BR" w:eastAsia="pt-BR"/>
        </w:rPr>
        <w:drawing>
          <wp:anchor distT="0" distB="0" distL="114300" distR="114300" simplePos="0" relativeHeight="251663360" behindDoc="1" locked="0" layoutInCell="0" allowOverlap="1">
            <wp:simplePos x="0" y="0"/>
            <wp:positionH relativeFrom="column">
              <wp:posOffset>679450</wp:posOffset>
            </wp:positionH>
            <wp:positionV relativeFrom="paragraph">
              <wp:posOffset>147955</wp:posOffset>
            </wp:positionV>
            <wp:extent cx="1828800" cy="2214880"/>
            <wp:effectExtent l="19050" t="0" r="0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214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1BF8" w:rsidRDefault="00881BF8">
      <w:pPr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7248EB">
      <w:pPr>
        <w:widowControl w:val="0"/>
        <w:autoSpaceDE w:val="0"/>
        <w:autoSpaceDN w:val="0"/>
        <w:adjustRightInd w:val="0"/>
        <w:spacing w:after="0" w:line="240" w:lineRule="auto"/>
        <w:ind w:left="22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sz w:val="16"/>
          <w:szCs w:val="16"/>
        </w:rPr>
        <w:t>Tabela</w:t>
      </w:r>
      <w:proofErr w:type="spellEnd"/>
      <w:r>
        <w:rPr>
          <w:rFonts w:ascii="Arial" w:hAnsi="Arial" w:cs="Arial"/>
          <w:sz w:val="16"/>
          <w:szCs w:val="16"/>
        </w:rPr>
        <w:t xml:space="preserve"> I</w:t>
      </w:r>
    </w:p>
    <w:p w:rsidR="00881BF8" w:rsidRDefault="00881BF8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7248EB">
      <w:pPr>
        <w:widowControl w:val="0"/>
        <w:autoSpaceDE w:val="0"/>
        <w:autoSpaceDN w:val="0"/>
        <w:adjustRightInd w:val="0"/>
        <w:spacing w:after="0" w:line="240" w:lineRule="auto"/>
        <w:ind w:left="8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6"/>
          <w:szCs w:val="16"/>
        </w:rPr>
        <w:t>R</w:t>
      </w:r>
      <w:r>
        <w:rPr>
          <w:rFonts w:ascii="Arial" w:hAnsi="Arial" w:cs="Arial"/>
          <w:sz w:val="12"/>
          <w:szCs w:val="12"/>
        </w:rPr>
        <w:t>ESULTADOS DE</w:t>
      </w:r>
      <w:r>
        <w:rPr>
          <w:rFonts w:ascii="Arial" w:hAnsi="Arial" w:cs="Arial"/>
          <w:sz w:val="16"/>
          <w:szCs w:val="16"/>
        </w:rPr>
        <w:t xml:space="preserve"> T</w:t>
      </w:r>
      <w:r>
        <w:rPr>
          <w:rFonts w:ascii="Arial" w:hAnsi="Arial" w:cs="Arial"/>
          <w:sz w:val="12"/>
          <w:szCs w:val="12"/>
        </w:rPr>
        <w:t>ESTES</w:t>
      </w:r>
      <w:r>
        <w:rPr>
          <w:rFonts w:ascii="Arial" w:hAnsi="Arial" w:cs="Arial"/>
          <w:sz w:val="16"/>
          <w:szCs w:val="16"/>
        </w:rPr>
        <w:t xml:space="preserve"> CB2 - 728 A</w:t>
      </w:r>
      <w:r>
        <w:rPr>
          <w:rFonts w:ascii="Arial" w:hAnsi="Arial" w:cs="Arial"/>
          <w:sz w:val="12"/>
          <w:szCs w:val="12"/>
        </w:rPr>
        <w:t>MOSTRAS</w:t>
      </w:r>
    </w:p>
    <w:p w:rsidR="00881BF8" w:rsidRDefault="00881BF8">
      <w:pPr>
        <w:widowControl w:val="0"/>
        <w:autoSpaceDE w:val="0"/>
        <w:autoSpaceDN w:val="0"/>
        <w:adjustRightInd w:val="0"/>
        <w:spacing w:after="0" w:line="147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140"/>
        <w:gridCol w:w="220"/>
        <w:gridCol w:w="780"/>
        <w:gridCol w:w="80"/>
        <w:gridCol w:w="620"/>
        <w:gridCol w:w="1160"/>
        <w:gridCol w:w="60"/>
        <w:gridCol w:w="800"/>
        <w:gridCol w:w="40"/>
        <w:gridCol w:w="740"/>
        <w:gridCol w:w="240"/>
        <w:gridCol w:w="560"/>
        <w:gridCol w:w="4160"/>
        <w:gridCol w:w="20"/>
      </w:tblGrid>
      <w:tr w:rsidR="00881BF8">
        <w:trPr>
          <w:trHeight w:val="282"/>
        </w:trPr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w w:val="96"/>
                <w:sz w:val="16"/>
                <w:szCs w:val="16"/>
              </w:rPr>
              <w:t>Parâmetro</w:t>
            </w:r>
            <w:proofErr w:type="spellEnd"/>
          </w:p>
        </w:tc>
        <w:tc>
          <w:tcPr>
            <w:tcW w:w="6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fps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Captura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(ms)</w:t>
            </w:r>
          </w:p>
        </w:tc>
        <w:tc>
          <w:tcPr>
            <w:tcW w:w="6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0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9"/>
                <w:sz w:val="16"/>
                <w:szCs w:val="16"/>
              </w:rPr>
              <w:t>Calc (ms)</w:t>
            </w:r>
          </w:p>
        </w:tc>
        <w:tc>
          <w:tcPr>
            <w:tcW w:w="980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Show (ms)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81BF8">
        <w:trPr>
          <w:trHeight w:val="40"/>
        </w:trPr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81BF8">
        <w:trPr>
          <w:trHeight w:val="20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81BF8">
        <w:trPr>
          <w:trHeight w:val="252"/>
        </w:trPr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w w:val="91"/>
                <w:sz w:val="16"/>
                <w:szCs w:val="16"/>
              </w:rPr>
              <w:t>Média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5.656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5.445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170.71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1.47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81BF8" w:rsidRPr="00ED6031">
        <w:trPr>
          <w:trHeight w:val="50"/>
        </w:trPr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16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Pr="005530CD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60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5530CD">
              <w:rPr>
                <w:rFonts w:ascii="Arial" w:hAnsi="Arial" w:cs="Arial"/>
                <w:w w:val="92"/>
                <w:sz w:val="16"/>
                <w:szCs w:val="16"/>
                <w:lang w:val="pt-BR"/>
              </w:rPr>
              <w:t>Figura 6.  Divisão de Processamento CB2 (</w:t>
            </w:r>
            <w:proofErr w:type="spellStart"/>
            <w:r w:rsidRPr="005530CD">
              <w:rPr>
                <w:rFonts w:ascii="Arial" w:hAnsi="Arial" w:cs="Arial"/>
                <w:w w:val="92"/>
                <w:sz w:val="16"/>
                <w:szCs w:val="16"/>
                <w:lang w:val="pt-BR"/>
              </w:rPr>
              <w:t>Single</w:t>
            </w:r>
            <w:proofErr w:type="spellEnd"/>
            <w:r w:rsidRPr="005530CD">
              <w:rPr>
                <w:rFonts w:ascii="Arial" w:hAnsi="Arial" w:cs="Arial"/>
                <w:w w:val="92"/>
                <w:sz w:val="16"/>
                <w:szCs w:val="16"/>
                <w:lang w:val="pt-BR"/>
              </w:rPr>
              <w:t xml:space="preserve"> Core)</w:t>
            </w: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Pr="005530CD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  <w:lang w:val="pt-BR"/>
              </w:rPr>
            </w:pPr>
          </w:p>
        </w:tc>
      </w:tr>
      <w:tr w:rsidR="00881BF8">
        <w:trPr>
          <w:trHeight w:val="252"/>
        </w:trPr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Pr="005530CD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lang w:val="pt-BR"/>
              </w:rPr>
            </w:pPr>
          </w:p>
        </w:tc>
        <w:tc>
          <w:tcPr>
            <w:tcW w:w="1080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w w:val="86"/>
                <w:sz w:val="16"/>
                <w:szCs w:val="16"/>
              </w:rPr>
              <w:t>Desv</w:t>
            </w:r>
            <w:proofErr w:type="spellEnd"/>
            <w:r>
              <w:rPr>
                <w:rFonts w:ascii="Arial" w:hAnsi="Arial" w:cs="Arial"/>
                <w:w w:val="86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Arial" w:hAnsi="Arial" w:cs="Arial"/>
                <w:w w:val="86"/>
                <w:sz w:val="16"/>
                <w:szCs w:val="16"/>
              </w:rPr>
              <w:t>Padrão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0.417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1.306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12.277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0.169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160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81BF8">
        <w:trPr>
          <w:trHeight w:val="50"/>
        </w:trPr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81BF8">
        <w:trPr>
          <w:trHeight w:val="252"/>
        </w:trPr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w w:val="96"/>
                <w:sz w:val="16"/>
                <w:szCs w:val="16"/>
              </w:rPr>
              <w:t>Máximo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6.873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12.475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196.18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2.100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81BF8">
        <w:trPr>
          <w:trHeight w:val="50"/>
        </w:trPr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81BF8">
        <w:trPr>
          <w:trHeight w:val="252"/>
        </w:trPr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w w:val="99"/>
                <w:sz w:val="16"/>
                <w:szCs w:val="16"/>
              </w:rPr>
              <w:t>Mínimo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4.928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4.463</w:t>
            </w:r>
          </w:p>
        </w:tc>
        <w:tc>
          <w:tcPr>
            <w:tcW w:w="8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139.550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1.223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81BF8">
        <w:trPr>
          <w:trHeight w:val="50"/>
        </w:trPr>
        <w:tc>
          <w:tcPr>
            <w:tcW w:w="1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81BF8">
        <w:trPr>
          <w:trHeight w:val="667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w w:val="93"/>
                <w:sz w:val="16"/>
                <w:szCs w:val="16"/>
              </w:rPr>
              <w:t>Tabela</w:t>
            </w:r>
            <w:proofErr w:type="spellEnd"/>
            <w:r>
              <w:rPr>
                <w:rFonts w:ascii="Arial" w:hAnsi="Arial" w:cs="Arial"/>
                <w:w w:val="93"/>
                <w:sz w:val="16"/>
                <w:szCs w:val="16"/>
              </w:rPr>
              <w:t xml:space="preserve"> II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81BF8" w:rsidRPr="00ED6031">
        <w:trPr>
          <w:trHeight w:val="190"/>
        </w:trPr>
        <w:tc>
          <w:tcPr>
            <w:tcW w:w="5440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Pr="005530CD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60"/>
              <w:jc w:val="center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5530CD">
              <w:rPr>
                <w:rFonts w:ascii="Arial" w:hAnsi="Arial" w:cs="Arial"/>
                <w:sz w:val="16"/>
                <w:szCs w:val="16"/>
                <w:lang w:val="pt-BR"/>
              </w:rPr>
              <w:t>T</w:t>
            </w:r>
            <w:r w:rsidRPr="005530CD">
              <w:rPr>
                <w:rFonts w:ascii="Arial" w:hAnsi="Arial" w:cs="Arial"/>
                <w:sz w:val="12"/>
                <w:szCs w:val="12"/>
                <w:lang w:val="pt-BR"/>
              </w:rPr>
              <w:t>AXA DE</w:t>
            </w:r>
            <w:r w:rsidRPr="005530CD">
              <w:rPr>
                <w:rFonts w:ascii="Arial" w:hAnsi="Arial" w:cs="Arial"/>
                <w:sz w:val="16"/>
                <w:szCs w:val="16"/>
                <w:lang w:val="pt-BR"/>
              </w:rPr>
              <w:t xml:space="preserve"> Q</w:t>
            </w:r>
            <w:r w:rsidRPr="005530CD">
              <w:rPr>
                <w:rFonts w:ascii="Arial" w:hAnsi="Arial" w:cs="Arial"/>
                <w:sz w:val="12"/>
                <w:szCs w:val="12"/>
                <w:lang w:val="pt-BR"/>
              </w:rPr>
              <w:t>UADROS POR SEGUNDO NO</w:t>
            </w:r>
            <w:r w:rsidRPr="005530CD">
              <w:rPr>
                <w:rFonts w:ascii="Arial" w:hAnsi="Arial" w:cs="Arial"/>
                <w:sz w:val="16"/>
                <w:szCs w:val="16"/>
                <w:lang w:val="pt-BR"/>
              </w:rPr>
              <w:t xml:space="preserve"> CB2 </w:t>
            </w:r>
            <w:r w:rsidRPr="005530CD">
              <w:rPr>
                <w:rFonts w:ascii="Arial" w:hAnsi="Arial" w:cs="Arial"/>
                <w:sz w:val="12"/>
                <w:szCs w:val="12"/>
                <w:lang w:val="pt-BR"/>
              </w:rPr>
              <w:t>COM MULTIPROCESSAMENTO</w:t>
            </w: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Pr="005530CD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pt-BR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Pr="005530CD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  <w:lang w:val="pt-BR"/>
              </w:rPr>
            </w:pPr>
          </w:p>
        </w:tc>
      </w:tr>
      <w:tr w:rsidR="00881BF8" w:rsidRPr="00ED6031">
        <w:trPr>
          <w:trHeight w:val="193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Pr="005530CD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pt-BR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Pr="005530CD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pt-BR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Pr="005530CD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pt-BR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Pr="005530CD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pt-BR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Pr="005530CD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Pr="005530CD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pt-BR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Pr="005530CD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pt-BR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Pr="005530CD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pt-BR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Pr="005530CD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pt-BR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Pr="005530CD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pt-BR"/>
              </w:rPr>
            </w:pPr>
          </w:p>
        </w:tc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Pr="005530CD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pt-BR"/>
              </w:rPr>
            </w:pP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Pr="005530CD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  <w:lang w:val="pt-BR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Pr="005530CD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  <w:lang w:val="pt-BR"/>
              </w:rPr>
            </w:pPr>
          </w:p>
        </w:tc>
      </w:tr>
      <w:tr w:rsidR="00881BF8">
        <w:trPr>
          <w:trHeight w:val="262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Pr="005530CD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Pr="005530CD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lang w:val="pt-BR"/>
              </w:rPr>
            </w:pPr>
          </w:p>
        </w:tc>
        <w:tc>
          <w:tcPr>
            <w:tcW w:w="7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w w:val="89"/>
                <w:sz w:val="16"/>
                <w:szCs w:val="16"/>
              </w:rPr>
              <w:t>Núcleos</w:t>
            </w:r>
            <w:proofErr w:type="spellEnd"/>
          </w:p>
        </w:tc>
        <w:tc>
          <w:tcPr>
            <w:tcW w:w="8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Média</w:t>
            </w:r>
            <w:proofErr w:type="spellEnd"/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w w:val="95"/>
                <w:sz w:val="16"/>
                <w:szCs w:val="16"/>
              </w:rPr>
              <w:t>Desvio</w:t>
            </w:r>
            <w:proofErr w:type="spellEnd"/>
            <w:r>
              <w:rPr>
                <w:rFonts w:ascii="Arial" w:hAnsi="Arial" w:cs="Arial"/>
                <w:w w:val="9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w w:val="95"/>
                <w:sz w:val="16"/>
                <w:szCs w:val="16"/>
              </w:rPr>
              <w:t>Padrão</w:t>
            </w:r>
            <w:proofErr w:type="spellEnd"/>
          </w:p>
        </w:tc>
        <w:tc>
          <w:tcPr>
            <w:tcW w:w="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w w:val="99"/>
                <w:sz w:val="16"/>
                <w:szCs w:val="16"/>
              </w:rPr>
              <w:t>Máximo</w:t>
            </w:r>
            <w:proofErr w:type="spellEnd"/>
          </w:p>
        </w:tc>
        <w:tc>
          <w:tcPr>
            <w:tcW w:w="4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Mínimo</w:t>
            </w:r>
            <w:proofErr w:type="spellEnd"/>
          </w:p>
        </w:tc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81BF8">
        <w:trPr>
          <w:trHeight w:val="40"/>
        </w:trPr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3"/>
                <w:szCs w:val="3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81BF8">
        <w:trPr>
          <w:trHeight w:val="20"/>
        </w:trPr>
        <w:tc>
          <w:tcPr>
            <w:tcW w:w="11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8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0" w:lineRule="exac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81BF8">
        <w:trPr>
          <w:trHeight w:val="251"/>
        </w:trPr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1</w:t>
            </w:r>
          </w:p>
        </w:tc>
        <w:tc>
          <w:tcPr>
            <w:tcW w:w="8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6.254</w:t>
            </w:r>
          </w:p>
        </w:tc>
        <w:tc>
          <w:tcPr>
            <w:tcW w:w="116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0.985</w:t>
            </w:r>
          </w:p>
        </w:tc>
        <w:tc>
          <w:tcPr>
            <w:tcW w:w="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7.887</w:t>
            </w:r>
          </w:p>
        </w:tc>
        <w:tc>
          <w:tcPr>
            <w:tcW w:w="4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4.652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81BF8">
        <w:trPr>
          <w:trHeight w:val="50"/>
        </w:trPr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81BF8">
        <w:trPr>
          <w:trHeight w:val="252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2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15.25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20.58</w:t>
            </w:r>
          </w:p>
        </w:tc>
        <w:tc>
          <w:tcPr>
            <w:tcW w:w="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118.27</w:t>
            </w: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7248E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89"/>
                <w:sz w:val="16"/>
                <w:szCs w:val="16"/>
              </w:rPr>
              <w:t>3.057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81BF8">
        <w:trPr>
          <w:trHeight w:val="50"/>
        </w:trPr>
        <w:tc>
          <w:tcPr>
            <w:tcW w:w="1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4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  <w:tc>
          <w:tcPr>
            <w:tcW w:w="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81BF8" w:rsidRDefault="00881BF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881BF8" w:rsidRDefault="005530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881BF8">
          <w:type w:val="continuous"/>
          <w:pgSz w:w="12240" w:h="15840"/>
          <w:pgMar w:top="1032" w:right="1640" w:bottom="1440" w:left="1000" w:header="720" w:footer="720" w:gutter="0"/>
          <w:cols w:space="240" w:equalWidth="0">
            <w:col w:w="9600" w:space="240"/>
          </w:cols>
          <w:noEndnote/>
        </w:sectPr>
      </w:pPr>
      <w:r>
        <w:rPr>
          <w:noProof/>
          <w:lang w:val="pt-BR" w:eastAsia="pt-BR"/>
        </w:rPr>
        <w:drawing>
          <wp:anchor distT="0" distB="0" distL="114300" distR="114300" simplePos="0" relativeHeight="251664384" behindDoc="1" locked="0" layoutInCell="0" allowOverlap="1">
            <wp:simplePos x="0" y="0"/>
            <wp:positionH relativeFrom="column">
              <wp:posOffset>4006850</wp:posOffset>
            </wp:positionH>
            <wp:positionV relativeFrom="paragraph">
              <wp:posOffset>-1623695</wp:posOffset>
            </wp:positionV>
            <wp:extent cx="1828800" cy="2136775"/>
            <wp:effectExtent l="1905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13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81BF8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881BF8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881BF8">
      <w:pPr>
        <w:widowControl w:val="0"/>
        <w:autoSpaceDE w:val="0"/>
        <w:autoSpaceDN w:val="0"/>
        <w:adjustRightInd w:val="0"/>
        <w:spacing w:after="0" w:line="219" w:lineRule="exact"/>
        <w:rPr>
          <w:rFonts w:ascii="Times New Roman" w:hAnsi="Times New Roman" w:cs="Times New Roman"/>
          <w:sz w:val="24"/>
          <w:szCs w:val="24"/>
        </w:rPr>
      </w:pPr>
    </w:p>
    <w:p w:rsidR="00881BF8" w:rsidRPr="005530CD" w:rsidRDefault="007248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14"/>
          <w:szCs w:val="14"/>
          <w:lang w:val="pt-BR"/>
        </w:rPr>
        <w:t>Figura 7.  Divisão de Processamento RPI2 (</w:t>
      </w:r>
      <w:proofErr w:type="spellStart"/>
      <w:r w:rsidRPr="005530CD">
        <w:rPr>
          <w:rFonts w:ascii="Arial" w:hAnsi="Arial" w:cs="Arial"/>
          <w:sz w:val="14"/>
          <w:szCs w:val="14"/>
          <w:lang w:val="pt-BR"/>
        </w:rPr>
        <w:t>Single</w:t>
      </w:r>
      <w:proofErr w:type="spellEnd"/>
      <w:r w:rsidRPr="005530CD">
        <w:rPr>
          <w:rFonts w:ascii="Arial" w:hAnsi="Arial" w:cs="Arial"/>
          <w:sz w:val="14"/>
          <w:szCs w:val="14"/>
          <w:lang w:val="pt-BR"/>
        </w:rPr>
        <w:t xml:space="preserve"> Core)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pt-BR"/>
        </w:rPr>
        <w:sectPr w:rsidR="00881BF8" w:rsidRPr="005530CD">
          <w:type w:val="continuous"/>
          <w:pgSz w:w="12240" w:h="15840"/>
          <w:pgMar w:top="1032" w:right="1620" w:bottom="1440" w:left="6880" w:header="720" w:footer="720" w:gutter="0"/>
          <w:cols w:space="240" w:equalWidth="0">
            <w:col w:w="3740" w:space="240"/>
          </w:cols>
          <w:noEndnote/>
        </w:sectPr>
      </w:pPr>
    </w:p>
    <w:p w:rsidR="00881BF8" w:rsidRPr="005530CD" w:rsidRDefault="007248EB">
      <w:pPr>
        <w:widowControl w:val="0"/>
        <w:overflowPunct w:val="0"/>
        <w:autoSpaceDE w:val="0"/>
        <w:autoSpaceDN w:val="0"/>
        <w:adjustRightInd w:val="0"/>
        <w:spacing w:after="0" w:line="294" w:lineRule="auto"/>
        <w:ind w:left="1" w:firstLine="199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bookmarkStart w:id="95" w:name="page7"/>
      <w:bookmarkEnd w:id="95"/>
      <w:r w:rsidRPr="005530CD">
        <w:rPr>
          <w:rFonts w:ascii="Arial" w:hAnsi="Arial" w:cs="Arial"/>
          <w:sz w:val="17"/>
          <w:szCs w:val="17"/>
          <w:lang w:val="pt-BR"/>
        </w:rPr>
        <w:lastRenderedPageBreak/>
        <w:t xml:space="preserve">Uma das razões para a característica observada é o fato de que o </w:t>
      </w:r>
      <w:proofErr w:type="spellStart"/>
      <w:r w:rsidRPr="005530CD">
        <w:rPr>
          <w:rFonts w:ascii="Arial" w:hAnsi="Arial" w:cs="Arial"/>
          <w:sz w:val="17"/>
          <w:szCs w:val="17"/>
          <w:lang w:val="pt-BR"/>
        </w:rPr>
        <w:t>Python</w:t>
      </w:r>
      <w:proofErr w:type="spellEnd"/>
      <w:r w:rsidRPr="005530CD">
        <w:rPr>
          <w:rFonts w:ascii="Arial" w:hAnsi="Arial" w:cs="Arial"/>
          <w:sz w:val="17"/>
          <w:szCs w:val="17"/>
          <w:lang w:val="pt-BR"/>
        </w:rPr>
        <w:t xml:space="preserve"> foi desenvolvido para ser executado em apenas um núcleo do processador, simplificando diversas questões inerentes </w:t>
      </w:r>
      <w:proofErr w:type="gramStart"/>
      <w:r w:rsidRPr="005530CD">
        <w:rPr>
          <w:rFonts w:ascii="Arial" w:hAnsi="Arial" w:cs="Arial"/>
          <w:sz w:val="17"/>
          <w:szCs w:val="17"/>
          <w:lang w:val="pt-BR"/>
        </w:rPr>
        <w:t>à</w:t>
      </w:r>
      <w:proofErr w:type="gramEnd"/>
      <w:r w:rsidRPr="005530CD">
        <w:rPr>
          <w:rFonts w:ascii="Arial" w:hAnsi="Arial" w:cs="Arial"/>
          <w:sz w:val="17"/>
          <w:szCs w:val="17"/>
          <w:lang w:val="pt-BR"/>
        </w:rPr>
        <w:t xml:space="preserve"> sistemas </w:t>
      </w:r>
      <w:proofErr w:type="spellStart"/>
      <w:r w:rsidRPr="005530CD">
        <w:rPr>
          <w:rFonts w:ascii="Arial" w:hAnsi="Arial" w:cs="Arial"/>
          <w:sz w:val="17"/>
          <w:szCs w:val="17"/>
          <w:lang w:val="pt-BR"/>
        </w:rPr>
        <w:t>multiprocessados</w:t>
      </w:r>
      <w:proofErr w:type="spellEnd"/>
      <w:r w:rsidRPr="005530CD">
        <w:rPr>
          <w:rFonts w:ascii="Arial" w:hAnsi="Arial" w:cs="Arial"/>
          <w:sz w:val="17"/>
          <w:szCs w:val="17"/>
          <w:lang w:val="pt-BR"/>
        </w:rPr>
        <w:t xml:space="preserve">. No entanto, observando as restrições apresentadas pela aplicação no RPI2, foi feita a alteração no algoritmo para que o processamento fosse feito em mais de um núcleo, visando aumentar a taxa de quadros por segundo. A estratégia empregada se baseou na utilização do módulo </w:t>
      </w:r>
      <w:proofErr w:type="spellStart"/>
      <w:r w:rsidRPr="005530CD">
        <w:rPr>
          <w:rFonts w:ascii="Arial" w:hAnsi="Arial" w:cs="Arial"/>
          <w:sz w:val="17"/>
          <w:szCs w:val="17"/>
          <w:lang w:val="pt-BR"/>
        </w:rPr>
        <w:t>Multiprocessing</w:t>
      </w:r>
      <w:proofErr w:type="spellEnd"/>
      <w:r w:rsidRPr="005530CD">
        <w:rPr>
          <w:rFonts w:ascii="Arial" w:hAnsi="Arial" w:cs="Arial"/>
          <w:sz w:val="17"/>
          <w:szCs w:val="17"/>
          <w:lang w:val="pt-BR"/>
        </w:rPr>
        <w:t xml:space="preserve"> do </w:t>
      </w:r>
      <w:proofErr w:type="spellStart"/>
      <w:r w:rsidRPr="005530CD">
        <w:rPr>
          <w:rFonts w:ascii="Arial" w:hAnsi="Arial" w:cs="Arial"/>
          <w:sz w:val="17"/>
          <w:szCs w:val="17"/>
          <w:lang w:val="pt-BR"/>
        </w:rPr>
        <w:t>Python</w:t>
      </w:r>
      <w:proofErr w:type="spellEnd"/>
      <w:r w:rsidRPr="005530CD">
        <w:rPr>
          <w:rFonts w:ascii="Arial" w:hAnsi="Arial" w:cs="Arial"/>
          <w:sz w:val="17"/>
          <w:szCs w:val="17"/>
          <w:lang w:val="pt-BR"/>
        </w:rPr>
        <w:t xml:space="preserve">, que conforme descrito em [6] permite que processos da mesma aplicação sejam executados em núcleos distintos. A dificuldade fica por conta da necessidade de esses processos trocarem informação entre si, uma vez que são contextos completamente separados. A solução adotada foi </w:t>
      </w:r>
      <w:proofErr w:type="gramStart"/>
      <w:r w:rsidRPr="005530CD">
        <w:rPr>
          <w:rFonts w:ascii="Arial" w:hAnsi="Arial" w:cs="Arial"/>
          <w:sz w:val="17"/>
          <w:szCs w:val="17"/>
          <w:lang w:val="pt-BR"/>
        </w:rPr>
        <w:t>a</w:t>
      </w:r>
      <w:proofErr w:type="gramEnd"/>
      <w:r w:rsidRPr="005530CD">
        <w:rPr>
          <w:rFonts w:ascii="Arial" w:hAnsi="Arial" w:cs="Arial"/>
          <w:sz w:val="17"/>
          <w:szCs w:val="17"/>
          <w:lang w:val="pt-BR"/>
        </w:rPr>
        <w:t xml:space="preserve"> utilização de </w:t>
      </w:r>
      <w:proofErr w:type="spellStart"/>
      <w:r w:rsidRPr="005530CD">
        <w:rPr>
          <w:rFonts w:ascii="Arial" w:hAnsi="Arial" w:cs="Arial"/>
          <w:sz w:val="17"/>
          <w:szCs w:val="17"/>
          <w:lang w:val="pt-BR"/>
        </w:rPr>
        <w:t>Queues</w:t>
      </w:r>
      <w:proofErr w:type="spellEnd"/>
      <w:r w:rsidRPr="005530CD">
        <w:rPr>
          <w:rFonts w:ascii="Arial" w:hAnsi="Arial" w:cs="Arial"/>
          <w:sz w:val="17"/>
          <w:szCs w:val="17"/>
          <w:lang w:val="pt-BR"/>
        </w:rPr>
        <w:t xml:space="preserve"> para enfileirar frames obtidos da câmera para serem processados e o mesmo tipo de estrutura para enfileirar o frame resultante de cada processo de segmentação para posterior exibição ao usuário.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6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Default="007248EB">
      <w:pPr>
        <w:widowControl w:val="0"/>
        <w:overflowPunct w:val="0"/>
        <w:autoSpaceDE w:val="0"/>
        <w:autoSpaceDN w:val="0"/>
        <w:adjustRightInd w:val="0"/>
        <w:spacing w:after="0" w:line="267" w:lineRule="auto"/>
        <w:ind w:left="1" w:firstLine="199"/>
        <w:jc w:val="both"/>
        <w:rPr>
          <w:ins w:id="96" w:author="Josias" w:date="2016-06-06T13:28:00Z"/>
          <w:rFonts w:ascii="Arial" w:hAnsi="Arial" w:cs="Arial"/>
          <w:sz w:val="19"/>
          <w:szCs w:val="19"/>
          <w:lang w:val="pt-BR"/>
        </w:rPr>
      </w:pPr>
      <w:proofErr w:type="gramStart"/>
      <w:r w:rsidRPr="005530CD">
        <w:rPr>
          <w:rFonts w:ascii="Arial" w:hAnsi="Arial" w:cs="Arial"/>
          <w:sz w:val="19"/>
          <w:szCs w:val="19"/>
          <w:lang w:val="pt-BR"/>
        </w:rPr>
        <w:t>As tabelas II e IV</w:t>
      </w:r>
      <w:proofErr w:type="gramEnd"/>
      <w:r w:rsidRPr="005530CD">
        <w:rPr>
          <w:rFonts w:ascii="Arial" w:hAnsi="Arial" w:cs="Arial"/>
          <w:sz w:val="19"/>
          <w:szCs w:val="19"/>
          <w:lang w:val="pt-BR"/>
        </w:rPr>
        <w:t xml:space="preserve"> mostra</w:t>
      </w:r>
      <w:ins w:id="97" w:author="Josias" w:date="2016-06-06T13:26:00Z">
        <w:r w:rsidR="00D30632">
          <w:rPr>
            <w:rFonts w:ascii="Arial" w:hAnsi="Arial" w:cs="Arial"/>
            <w:sz w:val="19"/>
            <w:szCs w:val="19"/>
            <w:lang w:val="pt-BR"/>
          </w:rPr>
          <w:t>m</w:t>
        </w:r>
      </w:ins>
      <w:r w:rsidRPr="005530CD">
        <w:rPr>
          <w:rFonts w:ascii="Arial" w:hAnsi="Arial" w:cs="Arial"/>
          <w:sz w:val="19"/>
          <w:szCs w:val="19"/>
          <w:lang w:val="pt-BR"/>
        </w:rPr>
        <w:t xml:space="preserve"> o resultado da taxa de </w:t>
      </w:r>
      <w:proofErr w:type="spellStart"/>
      <w:r w:rsidRPr="005530CD">
        <w:rPr>
          <w:rFonts w:ascii="Arial" w:hAnsi="Arial" w:cs="Arial"/>
          <w:sz w:val="19"/>
          <w:szCs w:val="19"/>
          <w:lang w:val="pt-BR"/>
        </w:rPr>
        <w:t>qua-dros</w:t>
      </w:r>
      <w:proofErr w:type="spellEnd"/>
      <w:r w:rsidRPr="005530CD">
        <w:rPr>
          <w:rFonts w:ascii="Arial" w:hAnsi="Arial" w:cs="Arial"/>
          <w:sz w:val="19"/>
          <w:szCs w:val="19"/>
          <w:lang w:val="pt-BR"/>
        </w:rPr>
        <w:t xml:space="preserve"> por segundo para diferentes quantidades de núcleos de processamento CB2 e RPI2 respectivamente. Observa-se que com a utilização de mais de um núcleo foi possível melhor</w:t>
      </w:r>
      <w:ins w:id="98" w:author="Josias" w:date="2016-06-06T13:27:00Z">
        <w:r w:rsidR="00D30632">
          <w:rPr>
            <w:rFonts w:ascii="Arial" w:hAnsi="Arial" w:cs="Arial"/>
            <w:sz w:val="19"/>
            <w:szCs w:val="19"/>
            <w:lang w:val="pt-BR"/>
          </w:rPr>
          <w:t>ar</w:t>
        </w:r>
      </w:ins>
      <w:r w:rsidRPr="005530CD">
        <w:rPr>
          <w:rFonts w:ascii="Arial" w:hAnsi="Arial" w:cs="Arial"/>
          <w:sz w:val="19"/>
          <w:szCs w:val="19"/>
          <w:lang w:val="pt-BR"/>
        </w:rPr>
        <w:t xml:space="preserve"> significativamente a taxa de quadros por segundo.</w:t>
      </w:r>
    </w:p>
    <w:p w:rsidR="00D30632" w:rsidRPr="00D30632" w:rsidRDefault="00D30632" w:rsidP="00D30632">
      <w:pPr>
        <w:spacing w:line="250" w:lineRule="auto"/>
        <w:ind w:firstLine="199"/>
        <w:jc w:val="both"/>
        <w:rPr>
          <w:ins w:id="99" w:author="Josias" w:date="2016-06-06T13:28:00Z"/>
          <w:sz w:val="20"/>
          <w:szCs w:val="20"/>
          <w:lang w:val="pt-BR"/>
          <w:rPrChange w:id="100" w:author="Josias" w:date="2016-06-06T13:28:00Z">
            <w:rPr>
              <w:ins w:id="101" w:author="Josias" w:date="2016-06-06T13:28:00Z"/>
              <w:sz w:val="20"/>
              <w:szCs w:val="20"/>
            </w:rPr>
          </w:rPrChange>
        </w:rPr>
      </w:pPr>
      <w:ins w:id="102" w:author="Josias" w:date="2016-06-06T13:28:00Z">
        <w:r w:rsidRPr="00D30632">
          <w:rPr>
            <w:rFonts w:ascii="Arial" w:eastAsia="Arial" w:hAnsi="Arial" w:cs="Arial"/>
            <w:sz w:val="20"/>
            <w:szCs w:val="20"/>
            <w:lang w:val="pt-BR"/>
            <w:rPrChange w:id="103" w:author="Josias" w:date="2016-06-06T13:28:00Z">
              <w:rPr>
                <w:rFonts w:ascii="Arial" w:eastAsia="Arial" w:hAnsi="Arial" w:cs="Arial"/>
                <w:sz w:val="20"/>
                <w:szCs w:val="20"/>
              </w:rPr>
            </w:rPrChange>
          </w:rPr>
          <w:t xml:space="preserve">Observando-se os resultados visuais obtidos em função das correções automáticas da câmera e do próprio ruído gerado durante a captura das imagens houve alguns falsos positivos, isto é, elementos de imagem que pertencem </w:t>
        </w:r>
        <w:proofErr w:type="gramStart"/>
        <w:r w:rsidRPr="00D30632">
          <w:rPr>
            <w:rFonts w:ascii="Arial" w:eastAsia="Arial" w:hAnsi="Arial" w:cs="Arial"/>
            <w:sz w:val="20"/>
            <w:szCs w:val="20"/>
            <w:lang w:val="pt-BR"/>
            <w:rPrChange w:id="104" w:author="Josias" w:date="2016-06-06T13:28:00Z">
              <w:rPr>
                <w:rFonts w:ascii="Arial" w:eastAsia="Arial" w:hAnsi="Arial" w:cs="Arial"/>
                <w:sz w:val="20"/>
                <w:szCs w:val="20"/>
              </w:rPr>
            </w:rPrChange>
          </w:rPr>
          <w:t>a</w:t>
        </w:r>
        <w:proofErr w:type="gramEnd"/>
        <w:r w:rsidRPr="00D30632">
          <w:rPr>
            <w:rFonts w:ascii="Arial" w:eastAsia="Arial" w:hAnsi="Arial" w:cs="Arial"/>
            <w:sz w:val="20"/>
            <w:szCs w:val="20"/>
            <w:lang w:val="pt-BR"/>
            <w:rPrChange w:id="105" w:author="Josias" w:date="2016-06-06T13:28:00Z">
              <w:rPr>
                <w:rFonts w:ascii="Arial" w:eastAsia="Arial" w:hAnsi="Arial" w:cs="Arial"/>
                <w:sz w:val="20"/>
                <w:szCs w:val="20"/>
              </w:rPr>
            </w:rPrChange>
          </w:rPr>
          <w:t xml:space="preserve"> imagem de fundo que foram classificados como objetos e dinamicamente são modificados em função do objeto no cenário. No entanto, a segmentação mostrou-se robusta no cenário de testes utilizado e não apresentou rastros de movimento, pois a taxa de processamento foi acima de 15 quadros por segundo.</w:t>
        </w:r>
        <w:r>
          <w:rPr>
            <w:rFonts w:ascii="Arial" w:eastAsia="Arial" w:hAnsi="Arial" w:cs="Arial"/>
            <w:sz w:val="20"/>
            <w:szCs w:val="20"/>
            <w:lang w:val="pt-BR"/>
          </w:rPr>
          <w:t xml:space="preserve"> (comentar se houve alguma diferença visual em termos de falsos positivos comparando-se as duas </w:t>
        </w:r>
        <w:proofErr w:type="gramStart"/>
        <w:r>
          <w:rPr>
            <w:rFonts w:ascii="Arial" w:eastAsia="Arial" w:hAnsi="Arial" w:cs="Arial"/>
            <w:sz w:val="20"/>
            <w:szCs w:val="20"/>
            <w:lang w:val="pt-BR"/>
          </w:rPr>
          <w:t>implementa</w:t>
        </w:r>
      </w:ins>
      <w:ins w:id="106" w:author="Josias" w:date="2016-06-06T13:29:00Z">
        <w:r>
          <w:rPr>
            <w:rFonts w:ascii="Arial" w:eastAsia="Arial" w:hAnsi="Arial" w:cs="Arial"/>
            <w:sz w:val="20"/>
            <w:szCs w:val="20"/>
            <w:lang w:val="pt-BR"/>
          </w:rPr>
          <w:t>ções</w:t>
        </w:r>
        <w:proofErr w:type="gramEnd"/>
        <w:r>
          <w:rPr>
            <w:rFonts w:ascii="Arial" w:eastAsia="Arial" w:hAnsi="Arial" w:cs="Arial"/>
            <w:sz w:val="20"/>
            <w:szCs w:val="20"/>
            <w:lang w:val="pt-BR"/>
          </w:rPr>
          <w:t>)</w:t>
        </w:r>
      </w:ins>
    </w:p>
    <w:p w:rsidR="00D30632" w:rsidRPr="005530CD" w:rsidRDefault="00D30632">
      <w:pPr>
        <w:widowControl w:val="0"/>
        <w:overflowPunct w:val="0"/>
        <w:autoSpaceDE w:val="0"/>
        <w:autoSpaceDN w:val="0"/>
        <w:adjustRightInd w:val="0"/>
        <w:spacing w:after="0" w:line="267" w:lineRule="auto"/>
        <w:ind w:left="1" w:firstLine="199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autoSpaceDE w:val="0"/>
        <w:autoSpaceDN w:val="0"/>
        <w:adjustRightInd w:val="0"/>
        <w:spacing w:after="0" w:line="240" w:lineRule="auto"/>
        <w:ind w:left="1841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20"/>
          <w:szCs w:val="20"/>
          <w:lang w:val="pt-BR"/>
        </w:rPr>
        <w:t>V. C</w:t>
      </w:r>
      <w:r w:rsidRPr="005530CD">
        <w:rPr>
          <w:rFonts w:ascii="Arial" w:hAnsi="Arial" w:cs="Arial"/>
          <w:sz w:val="15"/>
          <w:szCs w:val="15"/>
          <w:lang w:val="pt-BR"/>
        </w:rPr>
        <w:t>ONCLUSÃO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142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overflowPunct w:val="0"/>
        <w:autoSpaceDE w:val="0"/>
        <w:autoSpaceDN w:val="0"/>
        <w:adjustRightInd w:val="0"/>
        <w:spacing w:after="0" w:line="295" w:lineRule="auto"/>
        <w:ind w:left="1" w:firstLine="199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17"/>
          <w:szCs w:val="17"/>
          <w:lang w:val="pt-BR"/>
        </w:rPr>
        <w:t xml:space="preserve">Foi possível observar a grande quantidade de recursos disponibilizada pela linguagem </w:t>
      </w:r>
      <w:proofErr w:type="spellStart"/>
      <w:r w:rsidRPr="005530CD">
        <w:rPr>
          <w:rFonts w:ascii="Arial" w:hAnsi="Arial" w:cs="Arial"/>
          <w:sz w:val="17"/>
          <w:szCs w:val="17"/>
          <w:lang w:val="pt-BR"/>
        </w:rPr>
        <w:t>Python</w:t>
      </w:r>
      <w:proofErr w:type="spellEnd"/>
      <w:r w:rsidRPr="005530CD">
        <w:rPr>
          <w:rFonts w:ascii="Arial" w:hAnsi="Arial" w:cs="Arial"/>
          <w:sz w:val="17"/>
          <w:szCs w:val="17"/>
          <w:lang w:val="pt-BR"/>
        </w:rPr>
        <w:t xml:space="preserve">, com destaque para as ferramentas de manipulação de imagens e de matrizes, que são de grande importância para o estudo em visão computacional. Outro ponto bastante interessante foi </w:t>
      </w:r>
      <w:proofErr w:type="gramStart"/>
      <w:r w:rsidRPr="005530CD">
        <w:rPr>
          <w:rFonts w:ascii="Arial" w:hAnsi="Arial" w:cs="Arial"/>
          <w:sz w:val="17"/>
          <w:szCs w:val="17"/>
          <w:lang w:val="pt-BR"/>
        </w:rPr>
        <w:t>a</w:t>
      </w:r>
      <w:proofErr w:type="gramEnd"/>
      <w:r w:rsidRPr="005530CD">
        <w:rPr>
          <w:rFonts w:ascii="Arial" w:hAnsi="Arial" w:cs="Arial"/>
          <w:sz w:val="17"/>
          <w:szCs w:val="17"/>
          <w:lang w:val="pt-BR"/>
        </w:rPr>
        <w:t xml:space="preserve"> portabilidade das aplicações desenvolvidas com base nessa linguagem, de modo que nenhuma alteração se fez necessária quando da execução do script desenvolvido nas duas plataformas embarcadas.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overflowPunct w:val="0"/>
        <w:autoSpaceDE w:val="0"/>
        <w:autoSpaceDN w:val="0"/>
        <w:adjustRightInd w:val="0"/>
        <w:spacing w:after="0" w:line="278" w:lineRule="auto"/>
        <w:ind w:left="1" w:firstLine="199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18"/>
          <w:szCs w:val="18"/>
          <w:lang w:val="pt-BR"/>
        </w:rPr>
        <w:t xml:space="preserve">No entanto, ficaram bastante claras as limitações da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pla-taforma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 CB2 e RPI2 devido à drástica queda na taxa de quadros processados por segundo quando utilizando apenas um núcleo. Considerando tal fator, foi avaliada a utilização de processamento paralelo, fazendo uso de todos os núcleos de processamento disponíveis na plataforma embarcada. Foi então observado que o aumento da média de quadros por </w:t>
      </w:r>
      <w:r w:rsidRPr="005530CD">
        <w:rPr>
          <w:rFonts w:ascii="Arial" w:hAnsi="Arial" w:cs="Arial"/>
          <w:sz w:val="18"/>
          <w:szCs w:val="18"/>
          <w:lang w:val="pt-BR"/>
        </w:rPr>
        <w:lastRenderedPageBreak/>
        <w:t xml:space="preserve">segundo acompanhou linearmente o número de núcleos </w:t>
      </w:r>
      <w:proofErr w:type="spellStart"/>
      <w:r w:rsidRPr="005530CD">
        <w:rPr>
          <w:rFonts w:ascii="Arial" w:hAnsi="Arial" w:cs="Arial"/>
          <w:sz w:val="18"/>
          <w:szCs w:val="18"/>
          <w:lang w:val="pt-BR"/>
        </w:rPr>
        <w:t>utili-zados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 mesmo a despeito dos </w:t>
      </w:r>
      <w:proofErr w:type="spellStart"/>
      <w:r w:rsidRPr="00D30632">
        <w:rPr>
          <w:rFonts w:ascii="Arial" w:hAnsi="Arial" w:cs="Arial"/>
          <w:i/>
          <w:sz w:val="18"/>
          <w:szCs w:val="18"/>
          <w:lang w:val="pt-BR"/>
          <w:rPrChange w:id="107" w:author="Josias" w:date="2016-06-06T13:30:00Z">
            <w:rPr>
              <w:rFonts w:ascii="Arial" w:hAnsi="Arial" w:cs="Arial"/>
              <w:sz w:val="18"/>
              <w:szCs w:val="18"/>
              <w:lang w:val="pt-BR"/>
            </w:rPr>
          </w:rPrChange>
        </w:rPr>
        <w:t>overheads</w:t>
      </w:r>
      <w:proofErr w:type="spellEnd"/>
      <w:r w:rsidRPr="005530CD">
        <w:rPr>
          <w:rFonts w:ascii="Arial" w:hAnsi="Arial" w:cs="Arial"/>
          <w:sz w:val="18"/>
          <w:szCs w:val="18"/>
          <w:lang w:val="pt-BR"/>
        </w:rPr>
        <w:t xml:space="preserve"> inerentes às estruturas de trocas de dados entre processos.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5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Pr="005530CD" w:rsidRDefault="007248EB">
      <w:pPr>
        <w:widowControl w:val="0"/>
        <w:overflowPunct w:val="0"/>
        <w:autoSpaceDE w:val="0"/>
        <w:autoSpaceDN w:val="0"/>
        <w:adjustRightInd w:val="0"/>
        <w:spacing w:after="0" w:line="266" w:lineRule="auto"/>
        <w:ind w:left="1" w:firstLine="199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530CD">
        <w:rPr>
          <w:rFonts w:ascii="Arial" w:hAnsi="Arial" w:cs="Arial"/>
          <w:sz w:val="19"/>
          <w:szCs w:val="19"/>
          <w:lang w:val="pt-BR"/>
        </w:rPr>
        <w:t xml:space="preserve">Observa-se, portanto, que é viável a utilização de uma plataforma com processador ARM para a execução de uma aplicação de processamento de vídeo em tempo real, sendo bastante razoável para aplicações com exigências mínimas de 15 quadros por segundo, uma vez que foi possível a obtenção de taxas superiores a 20 </w:t>
      </w:r>
      <w:proofErr w:type="spellStart"/>
      <w:r w:rsidRPr="005530CD">
        <w:rPr>
          <w:rFonts w:ascii="Arial" w:hAnsi="Arial" w:cs="Arial"/>
          <w:sz w:val="19"/>
          <w:szCs w:val="19"/>
          <w:lang w:val="pt-BR"/>
        </w:rPr>
        <w:t>fps</w:t>
      </w:r>
      <w:proofErr w:type="spellEnd"/>
      <w:r w:rsidRPr="005530CD">
        <w:rPr>
          <w:rFonts w:ascii="Arial" w:hAnsi="Arial" w:cs="Arial"/>
          <w:sz w:val="19"/>
          <w:szCs w:val="19"/>
          <w:lang w:val="pt-BR"/>
        </w:rPr>
        <w:t>.</w:t>
      </w:r>
    </w:p>
    <w:p w:rsidR="00881BF8" w:rsidRPr="005530CD" w:rsidRDefault="00881BF8">
      <w:pPr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 w:cs="Times New Roman"/>
          <w:sz w:val="24"/>
          <w:szCs w:val="24"/>
          <w:lang w:val="pt-BR"/>
        </w:rPr>
      </w:pPr>
    </w:p>
    <w:p w:rsidR="00881BF8" w:rsidRDefault="007248EB">
      <w:pPr>
        <w:widowControl w:val="0"/>
        <w:autoSpaceDE w:val="0"/>
        <w:autoSpaceDN w:val="0"/>
        <w:adjustRightInd w:val="0"/>
        <w:spacing w:after="0" w:line="240" w:lineRule="auto"/>
        <w:ind w:left="1921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R</w:t>
      </w:r>
      <w:r>
        <w:rPr>
          <w:rFonts w:ascii="Arial" w:hAnsi="Arial" w:cs="Arial"/>
          <w:sz w:val="15"/>
          <w:szCs w:val="15"/>
        </w:rPr>
        <w:t>EFERÊNCIAS</w:t>
      </w:r>
    </w:p>
    <w:p w:rsidR="00881BF8" w:rsidRDefault="00881BF8">
      <w:pPr>
        <w:widowControl w:val="0"/>
        <w:autoSpaceDE w:val="0"/>
        <w:autoSpaceDN w:val="0"/>
        <w:adjustRightInd w:val="0"/>
        <w:spacing w:after="0" w:line="173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7248EB">
      <w:pPr>
        <w:widowControl w:val="0"/>
        <w:numPr>
          <w:ilvl w:val="0"/>
          <w:numId w:val="4"/>
        </w:numPr>
        <w:tabs>
          <w:tab w:val="clear" w:pos="720"/>
          <w:tab w:val="num" w:pos="281"/>
        </w:tabs>
        <w:overflowPunct w:val="0"/>
        <w:autoSpaceDE w:val="0"/>
        <w:autoSpaceDN w:val="0"/>
        <w:adjustRightInd w:val="0"/>
        <w:spacing w:after="0" w:line="241" w:lineRule="auto"/>
        <w:ind w:left="281" w:hanging="281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A. </w:t>
      </w:r>
      <w:proofErr w:type="spellStart"/>
      <w:r>
        <w:rPr>
          <w:rFonts w:ascii="Arial" w:hAnsi="Arial" w:cs="Arial"/>
          <w:sz w:val="16"/>
          <w:szCs w:val="16"/>
        </w:rPr>
        <w:t>Sobral</w:t>
      </w:r>
      <w:proofErr w:type="spellEnd"/>
      <w:r>
        <w:rPr>
          <w:rFonts w:ascii="Arial" w:hAnsi="Arial" w:cs="Arial"/>
          <w:sz w:val="16"/>
          <w:szCs w:val="16"/>
        </w:rPr>
        <w:t xml:space="preserve">, </w:t>
      </w:r>
      <w:proofErr w:type="spellStart"/>
      <w:r>
        <w:rPr>
          <w:rFonts w:ascii="Arial" w:hAnsi="Arial" w:cs="Arial"/>
          <w:sz w:val="16"/>
          <w:szCs w:val="16"/>
        </w:rPr>
        <w:t>BGSLibrary</w:t>
      </w:r>
      <w:proofErr w:type="spellEnd"/>
      <w:r>
        <w:rPr>
          <w:rFonts w:ascii="Arial" w:hAnsi="Arial" w:cs="Arial"/>
          <w:sz w:val="16"/>
          <w:szCs w:val="16"/>
        </w:rPr>
        <w:t xml:space="preserve">: An </w:t>
      </w:r>
      <w:proofErr w:type="spellStart"/>
      <w:r>
        <w:rPr>
          <w:rFonts w:ascii="Arial" w:hAnsi="Arial" w:cs="Arial"/>
          <w:sz w:val="16"/>
          <w:szCs w:val="16"/>
        </w:rPr>
        <w:t>OpenCV</w:t>
      </w:r>
      <w:proofErr w:type="spellEnd"/>
      <w:r>
        <w:rPr>
          <w:rFonts w:ascii="Arial" w:hAnsi="Arial" w:cs="Arial"/>
          <w:sz w:val="16"/>
          <w:szCs w:val="16"/>
        </w:rPr>
        <w:t xml:space="preserve"> C++ Background </w:t>
      </w:r>
      <w:proofErr w:type="spellStart"/>
      <w:r>
        <w:rPr>
          <w:rFonts w:ascii="Arial" w:hAnsi="Arial" w:cs="Arial"/>
          <w:sz w:val="16"/>
          <w:szCs w:val="16"/>
        </w:rPr>
        <w:t>Subraction</w:t>
      </w:r>
      <w:proofErr w:type="spellEnd"/>
      <w:r>
        <w:rPr>
          <w:rFonts w:ascii="Arial" w:hAnsi="Arial" w:cs="Arial"/>
          <w:sz w:val="16"/>
          <w:szCs w:val="16"/>
        </w:rPr>
        <w:t xml:space="preserve"> Li-</w:t>
      </w:r>
      <w:proofErr w:type="spellStart"/>
      <w:r>
        <w:rPr>
          <w:rFonts w:ascii="Arial" w:hAnsi="Arial" w:cs="Arial"/>
          <w:sz w:val="16"/>
          <w:szCs w:val="16"/>
        </w:rPr>
        <w:t>brary</w:t>
      </w:r>
      <w:proofErr w:type="spellEnd"/>
      <w:r>
        <w:rPr>
          <w:rFonts w:ascii="Arial" w:hAnsi="Arial" w:cs="Arial"/>
          <w:sz w:val="16"/>
          <w:szCs w:val="16"/>
        </w:rPr>
        <w:t xml:space="preserve">, Salvador, </w:t>
      </w:r>
      <w:proofErr w:type="spellStart"/>
      <w:r>
        <w:rPr>
          <w:rFonts w:ascii="Arial" w:hAnsi="Arial" w:cs="Arial"/>
          <w:sz w:val="16"/>
          <w:szCs w:val="16"/>
        </w:rPr>
        <w:t>Brasil</w:t>
      </w:r>
      <w:proofErr w:type="spellEnd"/>
      <w:r>
        <w:rPr>
          <w:rFonts w:ascii="Arial" w:hAnsi="Arial" w:cs="Arial"/>
          <w:sz w:val="16"/>
          <w:szCs w:val="16"/>
        </w:rPr>
        <w:t xml:space="preserve">: UFBA, 2013. </w:t>
      </w:r>
    </w:p>
    <w:p w:rsidR="00881BF8" w:rsidRPr="005530CD" w:rsidRDefault="007248EB">
      <w:pPr>
        <w:widowControl w:val="0"/>
        <w:numPr>
          <w:ilvl w:val="0"/>
          <w:numId w:val="4"/>
        </w:numPr>
        <w:tabs>
          <w:tab w:val="clear" w:pos="720"/>
          <w:tab w:val="num" w:pos="281"/>
        </w:tabs>
        <w:overflowPunct w:val="0"/>
        <w:autoSpaceDE w:val="0"/>
        <w:autoSpaceDN w:val="0"/>
        <w:adjustRightInd w:val="0"/>
        <w:spacing w:after="0" w:line="238" w:lineRule="auto"/>
        <w:ind w:left="281" w:hanging="281"/>
        <w:jc w:val="both"/>
        <w:rPr>
          <w:rFonts w:ascii="Arial" w:hAnsi="Arial" w:cs="Arial"/>
          <w:sz w:val="16"/>
          <w:szCs w:val="16"/>
          <w:lang w:val="pt-BR"/>
        </w:rPr>
      </w:pPr>
      <w:r w:rsidRPr="005530CD">
        <w:rPr>
          <w:rFonts w:ascii="Arial" w:hAnsi="Arial" w:cs="Arial"/>
          <w:sz w:val="16"/>
          <w:szCs w:val="16"/>
          <w:lang w:val="pt-BR"/>
        </w:rPr>
        <w:t xml:space="preserve">A. </w:t>
      </w:r>
      <w:proofErr w:type="spellStart"/>
      <w:r w:rsidRPr="005530CD">
        <w:rPr>
          <w:rFonts w:ascii="Arial" w:hAnsi="Arial" w:cs="Arial"/>
          <w:sz w:val="16"/>
          <w:szCs w:val="16"/>
          <w:lang w:val="pt-BR"/>
        </w:rPr>
        <w:t>Parolin</w:t>
      </w:r>
      <w:proofErr w:type="spellEnd"/>
      <w:r w:rsidRPr="005530CD">
        <w:rPr>
          <w:rFonts w:ascii="Arial" w:hAnsi="Arial" w:cs="Arial"/>
          <w:sz w:val="16"/>
          <w:szCs w:val="16"/>
          <w:lang w:val="pt-BR"/>
        </w:rPr>
        <w:t xml:space="preserve">, Segmentação de Imagens de Pessoas em Tempo Real para Videoconferências, São Leopoldo, Brasil: UNISINOS, 2011. </w:t>
      </w:r>
    </w:p>
    <w:p w:rsidR="00881BF8" w:rsidRDefault="007248EB">
      <w:pPr>
        <w:widowControl w:val="0"/>
        <w:numPr>
          <w:ilvl w:val="0"/>
          <w:numId w:val="4"/>
        </w:numPr>
        <w:tabs>
          <w:tab w:val="clear" w:pos="720"/>
          <w:tab w:val="num" w:pos="281"/>
        </w:tabs>
        <w:overflowPunct w:val="0"/>
        <w:autoSpaceDE w:val="0"/>
        <w:autoSpaceDN w:val="0"/>
        <w:adjustRightInd w:val="0"/>
        <w:spacing w:after="0" w:line="238" w:lineRule="auto"/>
        <w:ind w:left="281" w:hanging="281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J.P. Oliveira, FPGA Architecture for Object Segmentation in </w:t>
      </w:r>
      <w:proofErr w:type="spellStart"/>
      <w:r>
        <w:rPr>
          <w:rFonts w:ascii="Arial" w:hAnsi="Arial" w:cs="Arial"/>
          <w:sz w:val="16"/>
          <w:szCs w:val="16"/>
        </w:rPr>
        <w:t>Realtime</w:t>
      </w:r>
      <w:proofErr w:type="spellEnd"/>
      <w:r>
        <w:rPr>
          <w:rFonts w:ascii="Arial" w:hAnsi="Arial" w:cs="Arial"/>
          <w:sz w:val="16"/>
          <w:szCs w:val="16"/>
        </w:rPr>
        <w:t xml:space="preserve">, Florence, Italy: EUSIPCO, 2006. </w:t>
      </w:r>
    </w:p>
    <w:p w:rsidR="00881BF8" w:rsidRDefault="007248EB">
      <w:pPr>
        <w:widowControl w:val="0"/>
        <w:autoSpaceDE w:val="0"/>
        <w:autoSpaceDN w:val="0"/>
        <w:adjustRightInd w:val="0"/>
        <w:spacing w:after="0" w:line="36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</w:p>
    <w:p w:rsidR="00881BF8" w:rsidRDefault="007248EB">
      <w:pPr>
        <w:widowControl w:val="0"/>
        <w:tabs>
          <w:tab w:val="left" w:pos="260"/>
        </w:tabs>
        <w:overflowPunct w:val="0"/>
        <w:autoSpaceDE w:val="0"/>
        <w:autoSpaceDN w:val="0"/>
        <w:adjustRightInd w:val="0"/>
        <w:spacing w:after="0" w:line="238" w:lineRule="auto"/>
        <w:ind w:left="280" w:hanging="2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6"/>
          <w:szCs w:val="16"/>
        </w:rPr>
        <w:t>[4]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Arial" w:hAnsi="Arial" w:cs="Arial"/>
          <w:sz w:val="16"/>
          <w:szCs w:val="16"/>
        </w:rPr>
        <w:t xml:space="preserve">T. </w:t>
      </w:r>
      <w:proofErr w:type="spellStart"/>
      <w:r>
        <w:rPr>
          <w:rFonts w:ascii="Arial" w:hAnsi="Arial" w:cs="Arial"/>
          <w:sz w:val="16"/>
          <w:szCs w:val="16"/>
        </w:rPr>
        <w:t>Horprasert</w:t>
      </w:r>
      <w:proofErr w:type="spellEnd"/>
      <w:r>
        <w:rPr>
          <w:rFonts w:ascii="Arial" w:hAnsi="Arial" w:cs="Arial"/>
          <w:sz w:val="16"/>
          <w:szCs w:val="16"/>
        </w:rPr>
        <w:t xml:space="preserve"> et al., A Statistical Approach for Real-time Robust Back-ground Subtraction and Shadow Detection, College Park, USA: University of </w:t>
      </w:r>
      <w:proofErr w:type="spellStart"/>
      <w:r>
        <w:rPr>
          <w:rFonts w:ascii="Arial" w:hAnsi="Arial" w:cs="Arial"/>
          <w:sz w:val="16"/>
          <w:szCs w:val="16"/>
        </w:rPr>
        <w:t>MarylFand</w:t>
      </w:r>
      <w:proofErr w:type="spellEnd"/>
      <w:r>
        <w:rPr>
          <w:rFonts w:ascii="Arial" w:hAnsi="Arial" w:cs="Arial"/>
          <w:sz w:val="16"/>
          <w:szCs w:val="16"/>
        </w:rPr>
        <w:t>, 1999.</w:t>
      </w:r>
    </w:p>
    <w:p w:rsidR="00881BF8" w:rsidRDefault="00881BF8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881BF8" w:rsidRDefault="007248EB">
      <w:pPr>
        <w:widowControl w:val="0"/>
        <w:numPr>
          <w:ilvl w:val="0"/>
          <w:numId w:val="5"/>
        </w:numPr>
        <w:tabs>
          <w:tab w:val="clear" w:pos="720"/>
          <w:tab w:val="num" w:pos="280"/>
        </w:tabs>
        <w:overflowPunct w:val="0"/>
        <w:autoSpaceDE w:val="0"/>
        <w:autoSpaceDN w:val="0"/>
        <w:adjustRightInd w:val="0"/>
        <w:spacing w:after="0" w:line="249" w:lineRule="auto"/>
        <w:ind w:left="280" w:hanging="280"/>
        <w:jc w:val="both"/>
        <w:rPr>
          <w:rFonts w:ascii="Arial" w:hAnsi="Arial" w:cs="Arial"/>
          <w:sz w:val="15"/>
          <w:szCs w:val="15"/>
        </w:rPr>
      </w:pPr>
      <w:r>
        <w:rPr>
          <w:rFonts w:ascii="Arial" w:hAnsi="Arial" w:cs="Arial"/>
          <w:sz w:val="15"/>
          <w:szCs w:val="15"/>
        </w:rPr>
        <w:t xml:space="preserve">H. </w:t>
      </w:r>
      <w:proofErr w:type="spellStart"/>
      <w:r>
        <w:rPr>
          <w:rFonts w:ascii="Arial" w:hAnsi="Arial" w:cs="Arial"/>
          <w:sz w:val="15"/>
          <w:szCs w:val="15"/>
        </w:rPr>
        <w:t>Fangohr</w:t>
      </w:r>
      <w:proofErr w:type="spellEnd"/>
      <w:r>
        <w:rPr>
          <w:rFonts w:ascii="Arial" w:hAnsi="Arial" w:cs="Arial"/>
          <w:sz w:val="15"/>
          <w:szCs w:val="15"/>
        </w:rPr>
        <w:t xml:space="preserve">, Introduction to Python for Computational Science and Engineering, Southampton, England: University of Southampton, 2015. </w:t>
      </w:r>
    </w:p>
    <w:p w:rsidR="00881BF8" w:rsidRDefault="007248EB">
      <w:pPr>
        <w:widowControl w:val="0"/>
        <w:numPr>
          <w:ilvl w:val="0"/>
          <w:numId w:val="5"/>
        </w:numPr>
        <w:tabs>
          <w:tab w:val="clear" w:pos="720"/>
          <w:tab w:val="num" w:pos="280"/>
        </w:tabs>
        <w:overflowPunct w:val="0"/>
        <w:autoSpaceDE w:val="0"/>
        <w:autoSpaceDN w:val="0"/>
        <w:adjustRightInd w:val="0"/>
        <w:spacing w:after="0" w:line="233" w:lineRule="auto"/>
        <w:ind w:left="280" w:hanging="28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H. </w:t>
      </w:r>
      <w:proofErr w:type="spellStart"/>
      <w:r>
        <w:rPr>
          <w:rFonts w:ascii="Arial" w:hAnsi="Arial" w:cs="Arial"/>
          <w:sz w:val="16"/>
          <w:szCs w:val="16"/>
        </w:rPr>
        <w:t>Fangohr</w:t>
      </w:r>
      <w:proofErr w:type="spellEnd"/>
      <w:r>
        <w:rPr>
          <w:rFonts w:ascii="Arial" w:hAnsi="Arial" w:cs="Arial"/>
          <w:sz w:val="16"/>
          <w:szCs w:val="16"/>
        </w:rPr>
        <w:t xml:space="preserve">, High Performance Python - Practical </w:t>
      </w:r>
      <w:proofErr w:type="spellStart"/>
      <w:r>
        <w:rPr>
          <w:rFonts w:ascii="Arial" w:hAnsi="Arial" w:cs="Arial"/>
          <w:sz w:val="16"/>
          <w:szCs w:val="16"/>
        </w:rPr>
        <w:t>Performant</w:t>
      </w:r>
      <w:proofErr w:type="spellEnd"/>
      <w:r>
        <w:rPr>
          <w:rFonts w:ascii="Arial" w:hAnsi="Arial" w:cs="Arial"/>
          <w:sz w:val="16"/>
          <w:szCs w:val="16"/>
        </w:rPr>
        <w:t xml:space="preserve"> Program-</w:t>
      </w:r>
      <w:proofErr w:type="spellStart"/>
      <w:r>
        <w:rPr>
          <w:rFonts w:ascii="Arial" w:hAnsi="Arial" w:cs="Arial"/>
          <w:sz w:val="16"/>
          <w:szCs w:val="16"/>
        </w:rPr>
        <w:t>ming</w:t>
      </w:r>
      <w:proofErr w:type="spellEnd"/>
      <w:r>
        <w:rPr>
          <w:rFonts w:ascii="Arial" w:hAnsi="Arial" w:cs="Arial"/>
          <w:sz w:val="16"/>
          <w:szCs w:val="16"/>
        </w:rPr>
        <w:t xml:space="preserve"> for Humans, </w:t>
      </w:r>
      <w:proofErr w:type="spellStart"/>
      <w:r>
        <w:rPr>
          <w:rFonts w:ascii="Arial" w:hAnsi="Arial" w:cs="Arial"/>
          <w:sz w:val="16"/>
          <w:szCs w:val="16"/>
        </w:rPr>
        <w:t>Gravestein</w:t>
      </w:r>
      <w:proofErr w:type="spellEnd"/>
      <w:r>
        <w:rPr>
          <w:rFonts w:ascii="Arial" w:hAnsi="Arial" w:cs="Arial"/>
          <w:sz w:val="16"/>
          <w:szCs w:val="16"/>
        </w:rPr>
        <w:t xml:space="preserve"> Highway North, California, USA: O’Reilly Media, 2014. </w:t>
      </w:r>
    </w:p>
    <w:p w:rsidR="00881BF8" w:rsidRDefault="00881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881BF8" w:rsidSect="00881BF8">
      <w:pgSz w:w="12240" w:h="15840"/>
      <w:pgMar w:top="995" w:right="980" w:bottom="1440" w:left="979" w:header="720" w:footer="720" w:gutter="0"/>
      <w:cols w:num="2" w:space="240" w:equalWidth="0">
        <w:col w:w="5021" w:space="240"/>
        <w:col w:w="5020"/>
      </w:cols>
      <w:noEndnote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3" w:author="Josias" w:date="2016-06-06T12:16:00Z" w:initials="J">
    <w:p w:rsidR="003421A3" w:rsidRDefault="003421A3">
      <w:pPr>
        <w:pStyle w:val="Textodecomentrio"/>
      </w:pPr>
      <w:r>
        <w:rPr>
          <w:rStyle w:val="Refdecomentrio"/>
        </w:rPr>
        <w:annotationRef/>
      </w:r>
      <w:proofErr w:type="spellStart"/>
      <w:r>
        <w:t>Incluir</w:t>
      </w:r>
      <w:proofErr w:type="spellEnd"/>
      <w:r>
        <w:t xml:space="preserve"> </w:t>
      </w:r>
      <w:proofErr w:type="spellStart"/>
      <w:r>
        <w:t>resumidamente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resultados</w:t>
      </w:r>
      <w:proofErr w:type="spellEnd"/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0006784">
      <w:start w:val="1"/>
      <w:numFmt w:val="bullet"/>
      <w:lvlText w:val="É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1649"/>
    <w:multiLevelType w:val="hybridMultilevel"/>
    <w:tmpl w:val="00006DF1"/>
    <w:lvl w:ilvl="0" w:tplc="00005AF1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41BB"/>
    <w:multiLevelType w:val="hybridMultilevel"/>
    <w:tmpl w:val="000026E9"/>
    <w:lvl w:ilvl="0" w:tplc="000001EB">
      <w:start w:val="5"/>
      <w:numFmt w:val="decimal"/>
      <w:lvlText w:val="[%1]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4AE1"/>
    <w:multiLevelType w:val="hybridMultilevel"/>
    <w:tmpl w:val="00003D6C"/>
    <w:lvl w:ilvl="0" w:tplc="00002CD6">
      <w:start w:val="1"/>
      <w:numFmt w:val="bullet"/>
      <w:lvlText w:val="#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72AE"/>
    <w:multiLevelType w:val="hybridMultilevel"/>
    <w:tmpl w:val="00006952"/>
    <w:lvl w:ilvl="0" w:tplc="00005F90">
      <w:start w:val="1"/>
      <w:numFmt w:val="bullet"/>
      <w:lvlText w:val="#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embedSystemFonts/>
  <w:bordersDoNotSurroundHeader/>
  <w:bordersDoNotSurroundFooter/>
  <w:proofState w:spelling="clean" w:grammar="clean"/>
  <w:trackRevision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</w:compat>
  <w:rsids>
    <w:rsidRoot w:val="007248EB"/>
    <w:rsid w:val="003421A3"/>
    <w:rsid w:val="003D1C25"/>
    <w:rsid w:val="00457387"/>
    <w:rsid w:val="005530CD"/>
    <w:rsid w:val="007248EB"/>
    <w:rsid w:val="00881BF8"/>
    <w:rsid w:val="00D30632"/>
    <w:rsid w:val="00ED60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BF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421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421A3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421A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421A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421A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421A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421A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comments" Target="comments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7</Pages>
  <Words>2386</Words>
  <Characters>12886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Josias</dc:creator>
  <cp:keywords/>
  <dc:description/>
  <cp:lastModifiedBy>Josias</cp:lastModifiedBy>
  <cp:revision>3</cp:revision>
  <dcterms:created xsi:type="dcterms:W3CDTF">2016-06-06T16:11:00Z</dcterms:created>
  <dcterms:modified xsi:type="dcterms:W3CDTF">2016-06-06T17:30:00Z</dcterms:modified>
</cp:coreProperties>
</file>